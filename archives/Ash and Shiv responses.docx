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2D525B" w14:textId="77777777" w:rsidR="009F11CC" w:rsidRDefault="00A972E5">
      <w:pPr>
        <w:pStyle w:val="Heading1"/>
        <w:spacing w:line="247" w:lineRule="auto"/>
      </w:pPr>
      <w:bookmarkStart w:id="0" w:name="Stakeholder_Clarifications_—_September_2"/>
      <w:bookmarkEnd w:id="0"/>
      <w:r>
        <w:rPr>
          <w:color w:val="1A365C"/>
        </w:rPr>
        <w:t>Stakeholder</w:t>
      </w:r>
      <w:r>
        <w:rPr>
          <w:color w:val="1A365C"/>
          <w:spacing w:val="-13"/>
        </w:rPr>
        <w:t xml:space="preserve"> </w:t>
      </w:r>
      <w:r>
        <w:rPr>
          <w:color w:val="1A365C"/>
        </w:rPr>
        <w:t>Clarifications</w:t>
      </w:r>
      <w:r>
        <w:rPr>
          <w:color w:val="1A365C"/>
          <w:spacing w:val="-13"/>
        </w:rPr>
        <w:t xml:space="preserve"> </w:t>
      </w:r>
      <w:r>
        <w:rPr>
          <w:color w:val="1A365C"/>
        </w:rPr>
        <w:t>—</w:t>
      </w:r>
      <w:r>
        <w:rPr>
          <w:color w:val="1A365C"/>
          <w:spacing w:val="-13"/>
        </w:rPr>
        <w:t xml:space="preserve"> </w:t>
      </w:r>
      <w:r>
        <w:rPr>
          <w:color w:val="1A365C"/>
        </w:rPr>
        <w:t xml:space="preserve">September </w:t>
      </w:r>
      <w:r>
        <w:rPr>
          <w:color w:val="1A365C"/>
          <w:spacing w:val="-4"/>
        </w:rPr>
        <w:t>2026</w:t>
      </w:r>
    </w:p>
    <w:p w14:paraId="592D525C" w14:textId="77777777" w:rsidR="009F11CC" w:rsidRDefault="00A972E5">
      <w:pPr>
        <w:pStyle w:val="BodyText"/>
        <w:spacing w:before="118" w:line="312" w:lineRule="auto"/>
        <w:ind w:right="374"/>
      </w:pPr>
      <w:r>
        <w:rPr>
          <w:rFonts w:ascii="Arial"/>
          <w:b/>
          <w:color w:val="2D3748"/>
        </w:rPr>
        <w:t>Purpose:</w:t>
      </w:r>
      <w:r>
        <w:rPr>
          <w:rFonts w:ascii="Arial"/>
          <w:b/>
          <w:color w:val="2D3748"/>
          <w:spacing w:val="-6"/>
        </w:rPr>
        <w:t xml:space="preserve"> </w:t>
      </w:r>
      <w:r>
        <w:rPr>
          <w:color w:val="2D3748"/>
        </w:rPr>
        <w:t>Cross-check</w:t>
      </w:r>
      <w:r>
        <w:rPr>
          <w:color w:val="2D3748"/>
          <w:spacing w:val="-6"/>
        </w:rPr>
        <w:t xml:space="preserve"> </w:t>
      </w:r>
      <w:r>
        <w:rPr>
          <w:color w:val="2D3748"/>
        </w:rPr>
        <w:t>what</w:t>
      </w:r>
      <w:r>
        <w:rPr>
          <w:color w:val="2D3748"/>
          <w:spacing w:val="-6"/>
        </w:rPr>
        <w:t xml:space="preserve"> </w:t>
      </w:r>
      <w:r>
        <w:rPr>
          <w:color w:val="2D3748"/>
        </w:rPr>
        <w:t>Ashutosh,</w:t>
      </w:r>
      <w:r>
        <w:rPr>
          <w:color w:val="2D3748"/>
          <w:spacing w:val="-6"/>
        </w:rPr>
        <w:t xml:space="preserve"> </w:t>
      </w:r>
      <w:r>
        <w:rPr>
          <w:color w:val="2D3748"/>
        </w:rPr>
        <w:t>Shiv,</w:t>
      </w:r>
      <w:r>
        <w:rPr>
          <w:color w:val="2D3748"/>
          <w:spacing w:val="-6"/>
        </w:rPr>
        <w:t xml:space="preserve"> </w:t>
      </w:r>
      <w:r>
        <w:rPr>
          <w:color w:val="2D3748"/>
        </w:rPr>
        <w:t>and</w:t>
      </w:r>
      <w:r>
        <w:rPr>
          <w:color w:val="2D3748"/>
          <w:spacing w:val="-6"/>
        </w:rPr>
        <w:t xml:space="preserve"> </w:t>
      </w:r>
      <w:r>
        <w:rPr>
          <w:color w:val="2D3748"/>
        </w:rPr>
        <w:t>Balaji</w:t>
      </w:r>
      <w:r>
        <w:rPr>
          <w:color w:val="2D3748"/>
          <w:spacing w:val="-6"/>
        </w:rPr>
        <w:t xml:space="preserve"> </w:t>
      </w:r>
      <w:r>
        <w:rPr>
          <w:color w:val="2D3748"/>
        </w:rPr>
        <w:t>have</w:t>
      </w:r>
      <w:r>
        <w:rPr>
          <w:color w:val="2D3748"/>
          <w:spacing w:val="-6"/>
        </w:rPr>
        <w:t xml:space="preserve"> </w:t>
      </w:r>
      <w:r>
        <w:rPr>
          <w:color w:val="2D3748"/>
        </w:rPr>
        <w:t>discussed</w:t>
      </w:r>
      <w:r>
        <w:rPr>
          <w:color w:val="2D3748"/>
          <w:spacing w:val="-6"/>
        </w:rPr>
        <w:t xml:space="preserve"> </w:t>
      </w:r>
      <w:r>
        <w:rPr>
          <w:color w:val="2D3748"/>
        </w:rPr>
        <w:t>and</w:t>
      </w:r>
      <w:r>
        <w:rPr>
          <w:color w:val="2D3748"/>
          <w:spacing w:val="-6"/>
        </w:rPr>
        <w:t xml:space="preserve"> </w:t>
      </w:r>
      <w:r>
        <w:rPr>
          <w:color w:val="2D3748"/>
        </w:rPr>
        <w:t>decided</w:t>
      </w:r>
      <w:r>
        <w:rPr>
          <w:color w:val="2D3748"/>
          <w:spacing w:val="-6"/>
        </w:rPr>
        <w:t xml:space="preserve"> </w:t>
      </w:r>
      <w:r>
        <w:rPr>
          <w:color w:val="2D3748"/>
        </w:rPr>
        <w:t>across</w:t>
      </w:r>
      <w:r>
        <w:rPr>
          <w:color w:val="2D3748"/>
          <w:spacing w:val="-6"/>
        </w:rPr>
        <w:t xml:space="preserve"> </w:t>
      </w:r>
      <w:r>
        <w:rPr>
          <w:color w:val="2D3748"/>
        </w:rPr>
        <w:t>four calls against what is actually built in this codebase, and lay out what needs to be resolved before more of the Guided Learning Flow / Engagement Knowledge Base gets built.</w:t>
      </w:r>
    </w:p>
    <w:p w14:paraId="592D525D" w14:textId="77777777" w:rsidR="009F11CC" w:rsidRDefault="009F11CC">
      <w:pPr>
        <w:pStyle w:val="BodyText"/>
        <w:spacing w:before="9" w:after="1"/>
        <w:rPr>
          <w:sz w:val="19"/>
        </w:rPr>
      </w:pPr>
    </w:p>
    <w:tbl>
      <w:tblPr>
        <w:tblW w:w="0" w:type="auto"/>
        <w:tblInd w:w="10" w:type="dxa"/>
        <w:tblBorders>
          <w:top w:val="single" w:sz="8" w:space="0" w:color="E2E7F0"/>
          <w:left w:val="single" w:sz="8" w:space="0" w:color="E2E7F0"/>
          <w:bottom w:val="single" w:sz="8" w:space="0" w:color="E2E7F0"/>
          <w:right w:val="single" w:sz="8" w:space="0" w:color="E2E7F0"/>
          <w:insideH w:val="single" w:sz="8" w:space="0" w:color="E2E7F0"/>
          <w:insideV w:val="single" w:sz="8" w:space="0" w:color="E2E7F0"/>
        </w:tblBorders>
        <w:tblLayout w:type="fixed"/>
        <w:tblCellMar>
          <w:left w:w="0" w:type="dxa"/>
          <w:right w:w="0" w:type="dxa"/>
        </w:tblCellMar>
        <w:tblLook w:val="01E0" w:firstRow="1" w:lastRow="1" w:firstColumn="1" w:lastColumn="1" w:noHBand="0" w:noVBand="0"/>
      </w:tblPr>
      <w:tblGrid>
        <w:gridCol w:w="2800"/>
        <w:gridCol w:w="6560"/>
      </w:tblGrid>
      <w:tr w:rsidR="009F11CC" w14:paraId="592D5260" w14:textId="77777777">
        <w:trPr>
          <w:trHeight w:val="920"/>
        </w:trPr>
        <w:tc>
          <w:tcPr>
            <w:tcW w:w="2800" w:type="dxa"/>
            <w:shd w:val="clear" w:color="auto" w:fill="F6FAFB"/>
          </w:tcPr>
          <w:p w14:paraId="592D525E" w14:textId="77777777" w:rsidR="009F11CC" w:rsidRDefault="00A972E5">
            <w:pPr>
              <w:pStyle w:val="TableParagraph"/>
              <w:spacing w:before="159"/>
              <w:ind w:left="169"/>
              <w:rPr>
                <w:rFonts w:ascii="Arial"/>
                <w:b/>
                <w:sz w:val="20"/>
              </w:rPr>
            </w:pPr>
            <w:r>
              <w:rPr>
                <w:rFonts w:ascii="Arial"/>
                <w:b/>
                <w:color w:val="2D3748"/>
                <w:sz w:val="20"/>
              </w:rPr>
              <w:t>Source</w:t>
            </w:r>
            <w:r>
              <w:rPr>
                <w:rFonts w:ascii="Arial"/>
                <w:b/>
                <w:color w:val="2D3748"/>
                <w:spacing w:val="-6"/>
                <w:sz w:val="20"/>
              </w:rPr>
              <w:t xml:space="preserve"> </w:t>
            </w:r>
            <w:r>
              <w:rPr>
                <w:rFonts w:ascii="Arial"/>
                <w:b/>
                <w:color w:val="2D3748"/>
                <w:spacing w:val="-2"/>
                <w:sz w:val="20"/>
              </w:rPr>
              <w:t>Archive</w:t>
            </w:r>
          </w:p>
        </w:tc>
        <w:tc>
          <w:tcPr>
            <w:tcW w:w="6560" w:type="dxa"/>
            <w:shd w:val="clear" w:color="auto" w:fill="F6FAFB"/>
          </w:tcPr>
          <w:p w14:paraId="592D525F" w14:textId="77777777" w:rsidR="009F11CC" w:rsidRDefault="00A972E5">
            <w:pPr>
              <w:pStyle w:val="TableParagraph"/>
              <w:spacing w:before="159"/>
              <w:ind w:left="174"/>
              <w:rPr>
                <w:rFonts w:ascii="Arial"/>
                <w:b/>
                <w:sz w:val="20"/>
              </w:rPr>
            </w:pPr>
            <w:r>
              <w:rPr>
                <w:rFonts w:ascii="Arial"/>
                <w:b/>
                <w:color w:val="2D3748"/>
                <w:sz w:val="20"/>
              </w:rPr>
              <w:t>Key</w:t>
            </w:r>
            <w:r>
              <w:rPr>
                <w:rFonts w:ascii="Arial"/>
                <w:b/>
                <w:color w:val="2D3748"/>
                <w:spacing w:val="-5"/>
                <w:sz w:val="20"/>
              </w:rPr>
              <w:t xml:space="preserve"> </w:t>
            </w:r>
            <w:r>
              <w:rPr>
                <w:rFonts w:ascii="Arial"/>
                <w:b/>
                <w:color w:val="2D3748"/>
                <w:sz w:val="20"/>
              </w:rPr>
              <w:t>Themes</w:t>
            </w:r>
            <w:r>
              <w:rPr>
                <w:rFonts w:ascii="Arial"/>
                <w:b/>
                <w:color w:val="2D3748"/>
                <w:spacing w:val="-4"/>
                <w:sz w:val="20"/>
              </w:rPr>
              <w:t xml:space="preserve"> </w:t>
            </w:r>
            <w:r>
              <w:rPr>
                <w:rFonts w:ascii="Arial"/>
                <w:b/>
                <w:color w:val="2D3748"/>
                <w:sz w:val="20"/>
              </w:rPr>
              <w:t>&amp;</w:t>
            </w:r>
            <w:r>
              <w:rPr>
                <w:rFonts w:ascii="Arial"/>
                <w:b/>
                <w:color w:val="2D3748"/>
                <w:spacing w:val="-5"/>
                <w:sz w:val="20"/>
              </w:rPr>
              <w:t xml:space="preserve"> </w:t>
            </w:r>
            <w:r>
              <w:rPr>
                <w:rFonts w:ascii="Arial"/>
                <w:b/>
                <w:color w:val="2D3748"/>
                <w:sz w:val="20"/>
              </w:rPr>
              <w:t>Decision</w:t>
            </w:r>
            <w:r>
              <w:rPr>
                <w:rFonts w:ascii="Arial"/>
                <w:b/>
                <w:color w:val="2D3748"/>
                <w:spacing w:val="-4"/>
                <w:sz w:val="20"/>
              </w:rPr>
              <w:t xml:space="preserve"> </w:t>
            </w:r>
            <w:r>
              <w:rPr>
                <w:rFonts w:ascii="Arial"/>
                <w:b/>
                <w:color w:val="2D3748"/>
                <w:spacing w:val="-2"/>
                <w:sz w:val="20"/>
              </w:rPr>
              <w:t>Scope</w:t>
            </w:r>
          </w:p>
        </w:tc>
      </w:tr>
      <w:tr w:rsidR="009F11CC" w14:paraId="592D5263" w14:textId="77777777">
        <w:trPr>
          <w:trHeight w:val="1060"/>
        </w:trPr>
        <w:tc>
          <w:tcPr>
            <w:tcW w:w="2800" w:type="dxa"/>
          </w:tcPr>
          <w:p w14:paraId="592D5261" w14:textId="77777777" w:rsidR="009F11CC" w:rsidRDefault="00A972E5">
            <w:pPr>
              <w:pStyle w:val="TableParagraph"/>
              <w:spacing w:before="168" w:line="244" w:lineRule="auto"/>
              <w:ind w:left="229"/>
              <w:rPr>
                <w:rFonts w:ascii="Consolas"/>
                <w:sz w:val="20"/>
              </w:rPr>
            </w:pPr>
            <w:r>
              <w:rPr>
                <w:rFonts w:ascii="Consolas"/>
                <w:color w:val="000000"/>
                <w:spacing w:val="-2"/>
                <w:sz w:val="20"/>
                <w:shd w:val="clear" w:color="auto" w:fill="ECF1F6"/>
              </w:rPr>
              <w:t>archives/Strategy</w:t>
            </w:r>
            <w:r>
              <w:rPr>
                <w:rFonts w:ascii="Consolas"/>
                <w:color w:val="000000"/>
                <w:spacing w:val="-2"/>
                <w:sz w:val="20"/>
              </w:rPr>
              <w:t xml:space="preserve"> </w:t>
            </w:r>
            <w:r>
              <w:rPr>
                <w:rFonts w:ascii="Consolas"/>
                <w:color w:val="000000"/>
                <w:sz w:val="20"/>
                <w:shd w:val="clear" w:color="auto" w:fill="ECF1F6"/>
              </w:rPr>
              <w:t>Platform Meeting</w:t>
            </w:r>
            <w:r>
              <w:rPr>
                <w:rFonts w:ascii="Consolas"/>
                <w:color w:val="000000"/>
                <w:sz w:val="20"/>
              </w:rPr>
              <w:t xml:space="preserve"> </w:t>
            </w:r>
            <w:r>
              <w:rPr>
                <w:rFonts w:ascii="Consolas"/>
                <w:color w:val="000000"/>
                <w:spacing w:val="-2"/>
                <w:sz w:val="20"/>
                <w:shd w:val="clear" w:color="auto" w:fill="ECF1F6"/>
              </w:rPr>
              <w:t>19Aug.txt</w:t>
            </w:r>
          </w:p>
        </w:tc>
        <w:tc>
          <w:tcPr>
            <w:tcW w:w="6560" w:type="dxa"/>
          </w:tcPr>
          <w:p w14:paraId="592D5262" w14:textId="77777777" w:rsidR="009F11CC" w:rsidRDefault="00A972E5">
            <w:pPr>
              <w:pStyle w:val="TableParagraph"/>
              <w:spacing w:before="164" w:line="312" w:lineRule="auto"/>
              <w:ind w:left="174" w:right="444"/>
              <w:rPr>
                <w:sz w:val="20"/>
              </w:rPr>
            </w:pPr>
            <w:r>
              <w:rPr>
                <w:color w:val="2D3748"/>
                <w:sz w:val="20"/>
              </w:rPr>
              <w:t>Origin</w:t>
            </w:r>
            <w:r>
              <w:rPr>
                <w:color w:val="2D3748"/>
                <w:spacing w:val="-10"/>
                <w:sz w:val="20"/>
              </w:rPr>
              <w:t xml:space="preserve"> </w:t>
            </w:r>
            <w:r>
              <w:rPr>
                <w:color w:val="2D3748"/>
                <w:sz w:val="20"/>
              </w:rPr>
              <w:t>story,</w:t>
            </w:r>
            <w:r>
              <w:rPr>
                <w:color w:val="2D3748"/>
                <w:spacing w:val="-10"/>
                <w:sz w:val="20"/>
              </w:rPr>
              <w:t xml:space="preserve"> </w:t>
            </w:r>
            <w:r>
              <w:rPr>
                <w:color w:val="2D3748"/>
                <w:sz w:val="20"/>
              </w:rPr>
              <w:t>the</w:t>
            </w:r>
            <w:r>
              <w:rPr>
                <w:color w:val="2D3748"/>
                <w:spacing w:val="-10"/>
                <w:sz w:val="20"/>
              </w:rPr>
              <w:t xml:space="preserve"> </w:t>
            </w:r>
            <w:r>
              <w:rPr>
                <w:color w:val="2D3748"/>
                <w:sz w:val="20"/>
              </w:rPr>
              <w:t>“restlessness-arousing</w:t>
            </w:r>
            <w:r>
              <w:rPr>
                <w:color w:val="2D3748"/>
                <w:spacing w:val="-10"/>
                <w:sz w:val="20"/>
              </w:rPr>
              <w:t xml:space="preserve"> </w:t>
            </w:r>
            <w:r>
              <w:rPr>
                <w:color w:val="2D3748"/>
                <w:sz w:val="20"/>
              </w:rPr>
              <w:t>questions”</w:t>
            </w:r>
            <w:r>
              <w:rPr>
                <w:color w:val="2D3748"/>
                <w:spacing w:val="-10"/>
                <w:sz w:val="20"/>
              </w:rPr>
              <w:t xml:space="preserve"> </w:t>
            </w:r>
            <w:r>
              <w:rPr>
                <w:color w:val="2D3748"/>
                <w:sz w:val="20"/>
              </w:rPr>
              <w:t>premise,</w:t>
            </w:r>
            <w:r>
              <w:rPr>
                <w:color w:val="2D3748"/>
                <w:spacing w:val="-10"/>
                <w:sz w:val="20"/>
              </w:rPr>
              <w:t xml:space="preserve"> </w:t>
            </w:r>
            <w:r>
              <w:rPr>
                <w:color w:val="2D3748"/>
                <w:sz w:val="20"/>
              </w:rPr>
              <w:t>guided self-evaluation concept.</w:t>
            </w:r>
          </w:p>
        </w:tc>
      </w:tr>
      <w:tr w:rsidR="009F11CC" w14:paraId="592D5266" w14:textId="77777777">
        <w:trPr>
          <w:trHeight w:val="1039"/>
        </w:trPr>
        <w:tc>
          <w:tcPr>
            <w:tcW w:w="2800" w:type="dxa"/>
            <w:shd w:val="clear" w:color="auto" w:fill="F7FAFB"/>
          </w:tcPr>
          <w:p w14:paraId="592D5264" w14:textId="77777777" w:rsidR="009F11CC" w:rsidRDefault="00A972E5">
            <w:pPr>
              <w:pStyle w:val="TableParagraph"/>
              <w:spacing w:before="153" w:line="244" w:lineRule="auto"/>
              <w:ind w:left="229"/>
              <w:rPr>
                <w:rFonts w:ascii="Consolas"/>
                <w:sz w:val="20"/>
              </w:rPr>
            </w:pPr>
            <w:r>
              <w:rPr>
                <w:rFonts w:ascii="Consolas"/>
                <w:color w:val="000000"/>
                <w:spacing w:val="-2"/>
                <w:sz w:val="20"/>
                <w:shd w:val="clear" w:color="auto" w:fill="ECF1F6"/>
              </w:rPr>
              <w:t>archives/Meeting</w:t>
            </w:r>
            <w:r>
              <w:rPr>
                <w:rFonts w:ascii="Consolas"/>
                <w:color w:val="000000"/>
                <w:spacing w:val="-2"/>
                <w:sz w:val="20"/>
              </w:rPr>
              <w:t xml:space="preserve"> </w:t>
            </w:r>
            <w:r>
              <w:rPr>
                <w:rFonts w:ascii="Consolas"/>
                <w:color w:val="000000"/>
                <w:sz w:val="20"/>
                <w:shd w:val="clear" w:color="auto" w:fill="ECF1F6"/>
              </w:rPr>
              <w:t>transcript</w:t>
            </w:r>
            <w:r>
              <w:rPr>
                <w:rFonts w:ascii="Consolas"/>
                <w:color w:val="000000"/>
                <w:spacing w:val="-28"/>
                <w:sz w:val="20"/>
                <w:shd w:val="clear" w:color="auto" w:fill="ECF1F6"/>
              </w:rPr>
              <w:t xml:space="preserve"> </w:t>
            </w:r>
            <w:r>
              <w:rPr>
                <w:rFonts w:ascii="Consolas"/>
                <w:color w:val="000000"/>
                <w:sz w:val="20"/>
                <w:shd w:val="clear" w:color="auto" w:fill="ECF1F6"/>
              </w:rPr>
              <w:t>24Aug.txt</w:t>
            </w:r>
          </w:p>
        </w:tc>
        <w:tc>
          <w:tcPr>
            <w:tcW w:w="6560" w:type="dxa"/>
            <w:shd w:val="clear" w:color="auto" w:fill="F7FAFB"/>
          </w:tcPr>
          <w:p w14:paraId="592D5265" w14:textId="77777777" w:rsidR="009F11CC" w:rsidRDefault="00A972E5">
            <w:pPr>
              <w:pStyle w:val="TableParagraph"/>
              <w:spacing w:before="149" w:line="312" w:lineRule="auto"/>
              <w:ind w:left="174" w:right="444"/>
              <w:rPr>
                <w:sz w:val="20"/>
              </w:rPr>
            </w:pPr>
            <w:r>
              <w:rPr>
                <w:color w:val="2D3748"/>
                <w:sz w:val="20"/>
              </w:rPr>
              <w:t>First</w:t>
            </w:r>
            <w:r>
              <w:rPr>
                <w:color w:val="2D3748"/>
                <w:spacing w:val="-7"/>
                <w:sz w:val="20"/>
              </w:rPr>
              <w:t xml:space="preserve"> </w:t>
            </w:r>
            <w:r>
              <w:rPr>
                <w:color w:val="2D3748"/>
                <w:sz w:val="20"/>
              </w:rPr>
              <w:t>detailed</w:t>
            </w:r>
            <w:r>
              <w:rPr>
                <w:color w:val="2D3748"/>
                <w:spacing w:val="-7"/>
                <w:sz w:val="20"/>
              </w:rPr>
              <w:t xml:space="preserve"> </w:t>
            </w:r>
            <w:r>
              <w:rPr>
                <w:color w:val="2D3748"/>
                <w:sz w:val="20"/>
              </w:rPr>
              <w:t>workflow</w:t>
            </w:r>
            <w:r>
              <w:rPr>
                <w:color w:val="2D3748"/>
                <w:spacing w:val="-7"/>
                <w:sz w:val="20"/>
              </w:rPr>
              <w:t xml:space="preserve"> </w:t>
            </w:r>
            <w:r>
              <w:rPr>
                <w:color w:val="2D3748"/>
                <w:sz w:val="20"/>
              </w:rPr>
              <w:t>walkthrough</w:t>
            </w:r>
            <w:r>
              <w:rPr>
                <w:color w:val="2D3748"/>
                <w:spacing w:val="-7"/>
                <w:sz w:val="20"/>
              </w:rPr>
              <w:t xml:space="preserve"> </w:t>
            </w:r>
            <w:r>
              <w:rPr>
                <w:color w:val="2D3748"/>
                <w:sz w:val="20"/>
              </w:rPr>
              <w:t>(baseline</w:t>
            </w:r>
            <w:r>
              <w:rPr>
                <w:color w:val="2D3748"/>
                <w:spacing w:val="-7"/>
                <w:sz w:val="20"/>
              </w:rPr>
              <w:t xml:space="preserve"> </w:t>
            </w:r>
            <w:r>
              <w:rPr>
                <w:color w:val="2D3748"/>
                <w:sz w:val="20"/>
              </w:rPr>
              <w:t>calibration,</w:t>
            </w:r>
            <w:r>
              <w:rPr>
                <w:color w:val="2D3748"/>
                <w:spacing w:val="-7"/>
                <w:sz w:val="20"/>
              </w:rPr>
              <w:t xml:space="preserve"> </w:t>
            </w:r>
            <w:r>
              <w:rPr>
                <w:color w:val="2D3748"/>
                <w:sz w:val="20"/>
              </w:rPr>
              <w:t>case studies, self-evaluation, corpus-relative depth).</w:t>
            </w:r>
          </w:p>
        </w:tc>
      </w:tr>
      <w:tr w:rsidR="009F11CC" w14:paraId="592D5269" w14:textId="77777777">
        <w:trPr>
          <w:trHeight w:val="800"/>
        </w:trPr>
        <w:tc>
          <w:tcPr>
            <w:tcW w:w="2800" w:type="dxa"/>
          </w:tcPr>
          <w:p w14:paraId="592D5267" w14:textId="77777777" w:rsidR="009F11CC" w:rsidRDefault="00A972E5">
            <w:pPr>
              <w:pStyle w:val="TableParagraph"/>
              <w:spacing w:before="158" w:line="244" w:lineRule="auto"/>
              <w:ind w:left="229"/>
              <w:rPr>
                <w:rFonts w:ascii="Consolas"/>
                <w:sz w:val="20"/>
              </w:rPr>
            </w:pPr>
            <w:r>
              <w:rPr>
                <w:rFonts w:ascii="Consolas"/>
                <w:color w:val="000000"/>
                <w:sz w:val="20"/>
                <w:shd w:val="clear" w:color="auto" w:fill="ECF1F6"/>
              </w:rPr>
              <w:t>archives/Meeting</w:t>
            </w:r>
            <w:r>
              <w:rPr>
                <w:rFonts w:ascii="Consolas"/>
                <w:color w:val="000000"/>
                <w:spacing w:val="-28"/>
                <w:sz w:val="20"/>
                <w:shd w:val="clear" w:color="auto" w:fill="ECF1F6"/>
              </w:rPr>
              <w:t xml:space="preserve"> </w:t>
            </w:r>
            <w:r>
              <w:rPr>
                <w:rFonts w:ascii="Consolas"/>
                <w:color w:val="000000"/>
                <w:sz w:val="20"/>
                <w:shd w:val="clear" w:color="auto" w:fill="ECF1F6"/>
              </w:rPr>
              <w:t>Min</w:t>
            </w:r>
            <w:r>
              <w:rPr>
                <w:rFonts w:ascii="Consolas"/>
                <w:color w:val="000000"/>
                <w:sz w:val="20"/>
              </w:rPr>
              <w:t xml:space="preserve"> </w:t>
            </w:r>
            <w:r>
              <w:rPr>
                <w:rFonts w:ascii="Consolas"/>
                <w:color w:val="000000"/>
                <w:spacing w:val="-2"/>
                <w:sz w:val="20"/>
                <w:shd w:val="clear" w:color="auto" w:fill="ECF1F6"/>
              </w:rPr>
              <w:t>26Aug.txt</w:t>
            </w:r>
          </w:p>
        </w:tc>
        <w:tc>
          <w:tcPr>
            <w:tcW w:w="6560" w:type="dxa"/>
          </w:tcPr>
          <w:p w14:paraId="592D5268" w14:textId="77777777" w:rsidR="009F11CC" w:rsidRDefault="00A972E5">
            <w:pPr>
              <w:pStyle w:val="TableParagraph"/>
              <w:spacing w:before="154"/>
              <w:ind w:left="174"/>
              <w:rPr>
                <w:sz w:val="20"/>
              </w:rPr>
            </w:pPr>
            <w:r>
              <w:rPr>
                <w:color w:val="2D3748"/>
                <w:sz w:val="20"/>
              </w:rPr>
              <w:t>First</w:t>
            </w:r>
            <w:r>
              <w:rPr>
                <w:color w:val="2D3748"/>
                <w:spacing w:val="-11"/>
                <w:sz w:val="20"/>
              </w:rPr>
              <w:t xml:space="preserve"> </w:t>
            </w:r>
            <w:r>
              <w:rPr>
                <w:color w:val="2D3748"/>
                <w:sz w:val="20"/>
              </w:rPr>
              <w:t>live</w:t>
            </w:r>
            <w:r>
              <w:rPr>
                <w:color w:val="2D3748"/>
                <w:spacing w:val="-10"/>
                <w:sz w:val="20"/>
              </w:rPr>
              <w:t xml:space="preserve"> </w:t>
            </w:r>
            <w:r>
              <w:rPr>
                <w:color w:val="2D3748"/>
                <w:sz w:val="20"/>
              </w:rPr>
              <w:t>prototype</w:t>
            </w:r>
            <w:r>
              <w:rPr>
                <w:color w:val="2D3748"/>
                <w:spacing w:val="-10"/>
                <w:sz w:val="20"/>
              </w:rPr>
              <w:t xml:space="preserve"> </w:t>
            </w:r>
            <w:r>
              <w:rPr>
                <w:color w:val="2D3748"/>
                <w:sz w:val="20"/>
              </w:rPr>
              <w:t>review;</w:t>
            </w:r>
            <w:r>
              <w:rPr>
                <w:color w:val="2D3748"/>
                <w:spacing w:val="-10"/>
                <w:sz w:val="20"/>
              </w:rPr>
              <w:t xml:space="preserve"> </w:t>
            </w:r>
            <w:r>
              <w:rPr>
                <w:color w:val="2D3748"/>
                <w:sz w:val="20"/>
              </w:rPr>
              <w:t>master-question-authorship</w:t>
            </w:r>
            <w:r>
              <w:rPr>
                <w:color w:val="2D3748"/>
                <w:spacing w:val="-10"/>
                <w:sz w:val="20"/>
              </w:rPr>
              <w:t xml:space="preserve"> </w:t>
            </w:r>
            <w:r>
              <w:rPr>
                <w:color w:val="2D3748"/>
                <w:spacing w:val="-2"/>
                <w:sz w:val="20"/>
              </w:rPr>
              <w:t>correction.</w:t>
            </w:r>
          </w:p>
        </w:tc>
      </w:tr>
      <w:tr w:rsidR="009F11CC" w14:paraId="592D526C" w14:textId="77777777">
        <w:trPr>
          <w:trHeight w:val="1039"/>
        </w:trPr>
        <w:tc>
          <w:tcPr>
            <w:tcW w:w="2800" w:type="dxa"/>
            <w:shd w:val="clear" w:color="auto" w:fill="F7FAFB"/>
          </w:tcPr>
          <w:p w14:paraId="592D526A" w14:textId="77777777" w:rsidR="009F11CC" w:rsidRDefault="00A972E5">
            <w:pPr>
              <w:pStyle w:val="TableParagraph"/>
              <w:spacing w:before="163" w:line="244" w:lineRule="auto"/>
              <w:ind w:left="229"/>
              <w:rPr>
                <w:rFonts w:ascii="Consolas"/>
                <w:sz w:val="20"/>
              </w:rPr>
            </w:pPr>
            <w:r>
              <w:rPr>
                <w:rFonts w:ascii="Consolas"/>
                <w:color w:val="000000"/>
                <w:sz w:val="20"/>
                <w:shd w:val="clear" w:color="auto" w:fill="ECF1F6"/>
              </w:rPr>
              <w:t>archives/2Sept</w:t>
            </w:r>
            <w:r>
              <w:rPr>
                <w:rFonts w:ascii="Consolas"/>
                <w:color w:val="000000"/>
                <w:spacing w:val="-28"/>
                <w:sz w:val="20"/>
                <w:shd w:val="clear" w:color="auto" w:fill="ECF1F6"/>
              </w:rPr>
              <w:t xml:space="preserve"> </w:t>
            </w:r>
            <w:r>
              <w:rPr>
                <w:rFonts w:ascii="Consolas"/>
                <w:color w:val="000000"/>
                <w:sz w:val="20"/>
                <w:shd w:val="clear" w:color="auto" w:fill="ECF1F6"/>
              </w:rPr>
              <w:t>Call</w:t>
            </w:r>
            <w:r>
              <w:rPr>
                <w:rFonts w:ascii="Consolas"/>
                <w:color w:val="000000"/>
                <w:sz w:val="20"/>
              </w:rPr>
              <w:t xml:space="preserve"> </w:t>
            </w:r>
            <w:r>
              <w:rPr>
                <w:rFonts w:ascii="Consolas"/>
                <w:color w:val="000000"/>
                <w:spacing w:val="-2"/>
                <w:sz w:val="20"/>
                <w:shd w:val="clear" w:color="auto" w:fill="ECF1F6"/>
              </w:rPr>
              <w:t>transcript.txt</w:t>
            </w:r>
          </w:p>
        </w:tc>
        <w:tc>
          <w:tcPr>
            <w:tcW w:w="6560" w:type="dxa"/>
            <w:shd w:val="clear" w:color="auto" w:fill="F7FAFB"/>
          </w:tcPr>
          <w:p w14:paraId="592D526B" w14:textId="77777777" w:rsidR="009F11CC" w:rsidRDefault="00A972E5">
            <w:pPr>
              <w:pStyle w:val="TableParagraph"/>
              <w:spacing w:before="159" w:line="312" w:lineRule="auto"/>
              <w:ind w:left="174" w:right="155"/>
              <w:rPr>
                <w:sz w:val="20"/>
              </w:rPr>
            </w:pPr>
            <w:r>
              <w:rPr>
                <w:color w:val="2D3748"/>
                <w:sz w:val="20"/>
              </w:rPr>
              <w:t>Second</w:t>
            </w:r>
            <w:r>
              <w:rPr>
                <w:color w:val="2D3748"/>
                <w:spacing w:val="-5"/>
                <w:sz w:val="20"/>
              </w:rPr>
              <w:t xml:space="preserve"> </w:t>
            </w:r>
            <w:r>
              <w:rPr>
                <w:color w:val="2D3748"/>
                <w:sz w:val="20"/>
              </w:rPr>
              <w:t>prototype</w:t>
            </w:r>
            <w:r>
              <w:rPr>
                <w:color w:val="2D3748"/>
                <w:spacing w:val="-5"/>
                <w:sz w:val="20"/>
              </w:rPr>
              <w:t xml:space="preserve"> </w:t>
            </w:r>
            <w:r>
              <w:rPr>
                <w:color w:val="2D3748"/>
                <w:sz w:val="20"/>
              </w:rPr>
              <w:t>demo;</w:t>
            </w:r>
            <w:r>
              <w:rPr>
                <w:color w:val="2D3748"/>
                <w:spacing w:val="-5"/>
                <w:sz w:val="20"/>
              </w:rPr>
              <w:t xml:space="preserve"> </w:t>
            </w:r>
            <w:r>
              <w:rPr>
                <w:color w:val="2D3748"/>
                <w:sz w:val="20"/>
              </w:rPr>
              <w:t>the</w:t>
            </w:r>
            <w:r>
              <w:rPr>
                <w:color w:val="2D3748"/>
                <w:spacing w:val="-5"/>
                <w:sz w:val="20"/>
              </w:rPr>
              <w:t xml:space="preserve"> </w:t>
            </w:r>
            <w:r>
              <w:rPr>
                <w:color w:val="2D3748"/>
                <w:sz w:val="20"/>
              </w:rPr>
              <w:t>most</w:t>
            </w:r>
            <w:r>
              <w:rPr>
                <w:color w:val="2D3748"/>
                <w:spacing w:val="-5"/>
                <w:sz w:val="20"/>
              </w:rPr>
              <w:t xml:space="preserve"> </w:t>
            </w:r>
            <w:r>
              <w:rPr>
                <w:color w:val="2D3748"/>
                <w:sz w:val="20"/>
              </w:rPr>
              <w:t>recent</w:t>
            </w:r>
            <w:r>
              <w:rPr>
                <w:color w:val="2D3748"/>
                <w:spacing w:val="-5"/>
                <w:sz w:val="20"/>
              </w:rPr>
              <w:t xml:space="preserve"> </w:t>
            </w:r>
            <w:r>
              <w:rPr>
                <w:color w:val="2D3748"/>
                <w:sz w:val="20"/>
              </w:rPr>
              <w:t>recorded</w:t>
            </w:r>
            <w:r>
              <w:rPr>
                <w:color w:val="2D3748"/>
                <w:spacing w:val="-5"/>
                <w:sz w:val="20"/>
              </w:rPr>
              <w:t xml:space="preserve"> </w:t>
            </w:r>
            <w:r>
              <w:rPr>
                <w:color w:val="2D3748"/>
                <w:sz w:val="20"/>
              </w:rPr>
              <w:t>decisions,</w:t>
            </w:r>
            <w:r>
              <w:rPr>
                <w:color w:val="2D3748"/>
                <w:spacing w:val="-5"/>
                <w:sz w:val="20"/>
              </w:rPr>
              <w:t xml:space="preserve"> </w:t>
            </w:r>
            <w:r>
              <w:rPr>
                <w:color w:val="2D3748"/>
                <w:sz w:val="20"/>
              </w:rPr>
              <w:t>several of which reverse earlier ones.</w:t>
            </w:r>
          </w:p>
        </w:tc>
      </w:tr>
    </w:tbl>
    <w:p w14:paraId="592D526D" w14:textId="77777777" w:rsidR="009F11CC" w:rsidRDefault="00A972E5">
      <w:pPr>
        <w:spacing w:before="16"/>
        <w:rPr>
          <w:sz w:val="20"/>
        </w:rPr>
      </w:pPr>
      <w:r>
        <w:rPr>
          <w:rFonts w:ascii="Arial"/>
          <w:b/>
          <w:color w:val="4A5467"/>
          <w:sz w:val="20"/>
        </w:rPr>
        <w:t>Compared</w:t>
      </w:r>
      <w:r>
        <w:rPr>
          <w:rFonts w:ascii="Arial"/>
          <w:b/>
          <w:color w:val="4A5467"/>
          <w:spacing w:val="-10"/>
          <w:sz w:val="20"/>
        </w:rPr>
        <w:t xml:space="preserve"> </w:t>
      </w:r>
      <w:r>
        <w:rPr>
          <w:rFonts w:ascii="Arial"/>
          <w:b/>
          <w:color w:val="4A5467"/>
          <w:sz w:val="20"/>
        </w:rPr>
        <w:t>against:</w:t>
      </w:r>
      <w:r>
        <w:rPr>
          <w:rFonts w:ascii="Arial"/>
          <w:b/>
          <w:color w:val="4A5467"/>
          <w:spacing w:val="-8"/>
          <w:sz w:val="20"/>
        </w:rPr>
        <w:t xml:space="preserve"> </w:t>
      </w:r>
      <w:r>
        <w:rPr>
          <w:color w:val="4A5467"/>
          <w:sz w:val="20"/>
        </w:rPr>
        <w:t>Current</w:t>
      </w:r>
      <w:r>
        <w:rPr>
          <w:color w:val="4A5467"/>
          <w:spacing w:val="-8"/>
          <w:sz w:val="20"/>
        </w:rPr>
        <w:t xml:space="preserve"> </w:t>
      </w:r>
      <w:r>
        <w:rPr>
          <w:color w:val="4A5467"/>
          <w:sz w:val="20"/>
        </w:rPr>
        <w:t>repository</w:t>
      </w:r>
      <w:r>
        <w:rPr>
          <w:color w:val="4A5467"/>
          <w:spacing w:val="-8"/>
          <w:sz w:val="20"/>
        </w:rPr>
        <w:t xml:space="preserve"> </w:t>
      </w:r>
      <w:r>
        <w:rPr>
          <w:color w:val="4A5467"/>
          <w:sz w:val="20"/>
        </w:rPr>
        <w:t>implementation</w:t>
      </w:r>
      <w:r>
        <w:rPr>
          <w:color w:val="4A5467"/>
          <w:spacing w:val="-8"/>
          <w:sz w:val="20"/>
        </w:rPr>
        <w:t xml:space="preserve"> </w:t>
      </w:r>
      <w:r>
        <w:rPr>
          <w:color w:val="4A5467"/>
          <w:sz w:val="20"/>
        </w:rPr>
        <w:t>and</w:t>
      </w:r>
      <w:r>
        <w:rPr>
          <w:color w:val="4A5467"/>
          <w:spacing w:val="-8"/>
          <w:sz w:val="20"/>
        </w:rPr>
        <w:t xml:space="preserve"> </w:t>
      </w:r>
      <w:r>
        <w:rPr>
          <w:color w:val="4A5467"/>
          <w:sz w:val="20"/>
        </w:rPr>
        <w:t>active</w:t>
      </w:r>
      <w:r>
        <w:rPr>
          <w:color w:val="4A5467"/>
          <w:spacing w:val="-8"/>
          <w:sz w:val="20"/>
        </w:rPr>
        <w:t xml:space="preserve"> </w:t>
      </w:r>
      <w:r>
        <w:rPr>
          <w:color w:val="4A5467"/>
          <w:sz w:val="20"/>
        </w:rPr>
        <w:t>codebase</w:t>
      </w:r>
      <w:r>
        <w:rPr>
          <w:color w:val="4A5467"/>
          <w:spacing w:val="-8"/>
          <w:sz w:val="20"/>
        </w:rPr>
        <w:t xml:space="preserve"> </w:t>
      </w:r>
      <w:r>
        <w:rPr>
          <w:color w:val="4A5467"/>
          <w:spacing w:val="-2"/>
          <w:sz w:val="20"/>
        </w:rPr>
        <w:t>state.</w:t>
      </w:r>
    </w:p>
    <w:p w14:paraId="592D526E" w14:textId="77777777" w:rsidR="009F11CC" w:rsidRDefault="009F11CC">
      <w:pPr>
        <w:pStyle w:val="BodyText"/>
        <w:spacing w:before="203"/>
        <w:rPr>
          <w:sz w:val="20"/>
        </w:rPr>
      </w:pPr>
    </w:p>
    <w:p w14:paraId="592D526F" w14:textId="77777777" w:rsidR="009F11CC" w:rsidRDefault="00A972E5">
      <w:pPr>
        <w:pStyle w:val="Heading2"/>
        <w:numPr>
          <w:ilvl w:val="0"/>
          <w:numId w:val="2"/>
        </w:numPr>
        <w:tabs>
          <w:tab w:val="left" w:pos="353"/>
        </w:tabs>
        <w:ind w:left="353" w:hanging="353"/>
      </w:pPr>
      <w:bookmarkStart w:id="1" w:name="1._Direct_Contradiction_with_What_Shippe"/>
      <w:bookmarkEnd w:id="1"/>
      <w:r>
        <w:rPr>
          <w:color w:val="2A6BB0"/>
        </w:rPr>
        <w:t>Direct</w:t>
      </w:r>
      <w:r>
        <w:rPr>
          <w:color w:val="2A6BB0"/>
          <w:spacing w:val="-7"/>
        </w:rPr>
        <w:t xml:space="preserve"> </w:t>
      </w:r>
      <w:r>
        <w:rPr>
          <w:color w:val="2A6BB0"/>
        </w:rPr>
        <w:t>Contradiction</w:t>
      </w:r>
      <w:r>
        <w:rPr>
          <w:color w:val="2A6BB0"/>
          <w:spacing w:val="-6"/>
        </w:rPr>
        <w:t xml:space="preserve"> </w:t>
      </w:r>
      <w:r>
        <w:rPr>
          <w:color w:val="2A6BB0"/>
        </w:rPr>
        <w:t>with</w:t>
      </w:r>
      <w:r>
        <w:rPr>
          <w:color w:val="2A6BB0"/>
          <w:spacing w:val="-6"/>
        </w:rPr>
        <w:t xml:space="preserve"> </w:t>
      </w:r>
      <w:r>
        <w:rPr>
          <w:color w:val="2A6BB0"/>
        </w:rPr>
        <w:t>What</w:t>
      </w:r>
      <w:r>
        <w:rPr>
          <w:color w:val="2A6BB0"/>
          <w:spacing w:val="-7"/>
        </w:rPr>
        <w:t xml:space="preserve"> </w:t>
      </w:r>
      <w:r>
        <w:rPr>
          <w:color w:val="2A6BB0"/>
        </w:rPr>
        <w:t>Shipped</w:t>
      </w:r>
      <w:r>
        <w:rPr>
          <w:color w:val="2A6BB0"/>
          <w:spacing w:val="-6"/>
        </w:rPr>
        <w:t xml:space="preserve"> </w:t>
      </w:r>
      <w:r>
        <w:rPr>
          <w:color w:val="2A6BB0"/>
        </w:rPr>
        <w:t>This</w:t>
      </w:r>
      <w:r>
        <w:rPr>
          <w:color w:val="2A6BB0"/>
          <w:spacing w:val="-6"/>
        </w:rPr>
        <w:t xml:space="preserve"> </w:t>
      </w:r>
      <w:r>
        <w:rPr>
          <w:color w:val="2A6BB0"/>
          <w:spacing w:val="-4"/>
        </w:rPr>
        <w:t>Week</w:t>
      </w:r>
    </w:p>
    <w:p w14:paraId="592D5270" w14:textId="77777777" w:rsidR="009F11CC" w:rsidRDefault="00A972E5">
      <w:pPr>
        <w:pStyle w:val="Heading3"/>
      </w:pPr>
      <w:r>
        <w:rPr>
          <w:color w:val="2D3748"/>
        </w:rPr>
        <w:t>Baseline</w:t>
      </w:r>
      <w:r>
        <w:rPr>
          <w:color w:val="2D3748"/>
          <w:spacing w:val="-10"/>
        </w:rPr>
        <w:t xml:space="preserve"> </w:t>
      </w:r>
      <w:r>
        <w:rPr>
          <w:color w:val="2D3748"/>
        </w:rPr>
        <w:t>Calibration</w:t>
      </w:r>
      <w:r>
        <w:rPr>
          <w:color w:val="2D3748"/>
          <w:spacing w:val="-9"/>
        </w:rPr>
        <w:t xml:space="preserve"> </w:t>
      </w:r>
      <w:r>
        <w:rPr>
          <w:color w:val="2D3748"/>
          <w:spacing w:val="-2"/>
        </w:rPr>
        <w:t>Ordering</w:t>
      </w:r>
    </w:p>
    <w:p w14:paraId="592D5271" w14:textId="77777777" w:rsidR="009F11CC" w:rsidRDefault="009F11CC">
      <w:pPr>
        <w:pStyle w:val="BodyText"/>
        <w:spacing w:before="3"/>
        <w:rPr>
          <w:rFonts w:ascii="Arial"/>
          <w:b/>
        </w:rPr>
      </w:pPr>
    </w:p>
    <w:p w14:paraId="592D5272" w14:textId="77777777" w:rsidR="009F11CC" w:rsidRDefault="00A972E5">
      <w:pPr>
        <w:pStyle w:val="ListParagraph"/>
        <w:numPr>
          <w:ilvl w:val="1"/>
          <w:numId w:val="2"/>
        </w:numPr>
        <w:tabs>
          <w:tab w:val="left" w:pos="599"/>
        </w:tabs>
        <w:spacing w:before="1"/>
        <w:ind w:left="599" w:hanging="359"/>
      </w:pPr>
      <w:r>
        <w:rPr>
          <w:rFonts w:ascii="Arial" w:hAnsi="Arial"/>
          <w:b/>
          <w:color w:val="2D3748"/>
        </w:rPr>
        <w:t>What’s</w:t>
      </w:r>
      <w:r>
        <w:rPr>
          <w:rFonts w:ascii="Arial" w:hAnsi="Arial"/>
          <w:b/>
          <w:color w:val="2D3748"/>
          <w:spacing w:val="-9"/>
        </w:rPr>
        <w:t xml:space="preserve"> </w:t>
      </w:r>
      <w:r>
        <w:rPr>
          <w:rFonts w:ascii="Arial" w:hAnsi="Arial"/>
          <w:b/>
          <w:color w:val="2D3748"/>
        </w:rPr>
        <w:t>built</w:t>
      </w:r>
      <w:r>
        <w:rPr>
          <w:rFonts w:ascii="Arial" w:hAnsi="Arial"/>
          <w:b/>
          <w:color w:val="2D3748"/>
          <w:spacing w:val="-8"/>
        </w:rPr>
        <w:t xml:space="preserve"> </w:t>
      </w:r>
      <w:r>
        <w:rPr>
          <w:color w:val="2D3748"/>
        </w:rPr>
        <w:t>(landed</w:t>
      </w:r>
      <w:r>
        <w:rPr>
          <w:color w:val="2D3748"/>
          <w:spacing w:val="-9"/>
        </w:rPr>
        <w:t xml:space="preserve"> </w:t>
      </w:r>
      <w:r>
        <w:rPr>
          <w:color w:val="2D3748"/>
        </w:rPr>
        <w:t>2026-09-01,</w:t>
      </w:r>
      <w:r>
        <w:rPr>
          <w:color w:val="2D3748"/>
          <w:spacing w:val="-8"/>
        </w:rPr>
        <w:t xml:space="preserve"> </w:t>
      </w:r>
      <w:r>
        <w:rPr>
          <w:color w:val="2D3748"/>
        </w:rPr>
        <w:t>still</w:t>
      </w:r>
      <w:r>
        <w:rPr>
          <w:color w:val="2D3748"/>
          <w:spacing w:val="-8"/>
        </w:rPr>
        <w:t xml:space="preserve"> </w:t>
      </w:r>
      <w:r>
        <w:rPr>
          <w:color w:val="2D3748"/>
          <w:spacing w:val="-2"/>
        </w:rPr>
        <w:t>live):</w:t>
      </w:r>
    </w:p>
    <w:p w14:paraId="592D5273" w14:textId="77777777" w:rsidR="009F11CC" w:rsidRDefault="00A972E5">
      <w:pPr>
        <w:pStyle w:val="BodyText"/>
        <w:spacing w:before="77"/>
        <w:ind w:left="600"/>
      </w:pPr>
      <w:proofErr w:type="spellStart"/>
      <w:r>
        <w:rPr>
          <w:rFonts w:ascii="Consolas" w:hAnsi="Consolas"/>
          <w:color w:val="2D3748"/>
          <w:spacing w:val="-2"/>
          <w:shd w:val="clear" w:color="auto" w:fill="ECF1F6"/>
        </w:rPr>
        <w:t>chat_engine.py</w:t>
      </w:r>
      <w:r>
        <w:rPr>
          <w:color w:val="2D3748"/>
          <w:spacing w:val="-2"/>
        </w:rPr>
        <w:t>’s</w:t>
      </w:r>
      <w:proofErr w:type="spellEnd"/>
    </w:p>
    <w:p w14:paraId="592D5274" w14:textId="77777777" w:rsidR="009F11CC" w:rsidRDefault="00A972E5">
      <w:pPr>
        <w:pStyle w:val="BodyText"/>
        <w:spacing w:before="68" w:line="307" w:lineRule="auto"/>
        <w:ind w:left="600" w:right="1378"/>
      </w:pPr>
      <w:proofErr w:type="spellStart"/>
      <w:r>
        <w:rPr>
          <w:rFonts w:ascii="Consolas"/>
          <w:color w:val="2D3748"/>
          <w:shd w:val="clear" w:color="auto" w:fill="ECF1F6"/>
        </w:rPr>
        <w:t>start_</w:t>
      </w:r>
      <w:proofErr w:type="gramStart"/>
      <w:r>
        <w:rPr>
          <w:rFonts w:ascii="Consolas"/>
          <w:color w:val="2D3748"/>
          <w:shd w:val="clear" w:color="auto" w:fill="ECF1F6"/>
        </w:rPr>
        <w:t>session</w:t>
      </w:r>
      <w:proofErr w:type="spellEnd"/>
      <w:r>
        <w:rPr>
          <w:rFonts w:ascii="Consolas"/>
          <w:color w:val="2D3748"/>
          <w:shd w:val="clear" w:color="auto" w:fill="ECF1F6"/>
        </w:rPr>
        <w:t>(</w:t>
      </w:r>
      <w:proofErr w:type="gramEnd"/>
      <w:r>
        <w:rPr>
          <w:rFonts w:ascii="Consolas"/>
          <w:color w:val="2D3748"/>
          <w:shd w:val="clear" w:color="auto" w:fill="ECF1F6"/>
        </w:rPr>
        <w:t>)</w:t>
      </w:r>
      <w:r>
        <w:rPr>
          <w:color w:val="2D3748"/>
        </w:rPr>
        <w:t>checks</w:t>
      </w:r>
      <w:r>
        <w:rPr>
          <w:color w:val="2D3748"/>
          <w:spacing w:val="-5"/>
        </w:rPr>
        <w:t xml:space="preserve"> </w:t>
      </w:r>
      <w:r>
        <w:rPr>
          <w:color w:val="2D3748"/>
        </w:rPr>
        <w:t>for</w:t>
      </w:r>
      <w:r>
        <w:rPr>
          <w:color w:val="2D3748"/>
          <w:spacing w:val="-5"/>
        </w:rPr>
        <w:t xml:space="preserve"> </w:t>
      </w:r>
      <w:r>
        <w:rPr>
          <w:color w:val="2D3748"/>
        </w:rPr>
        <w:t>calibration</w:t>
      </w:r>
      <w:r>
        <w:rPr>
          <w:color w:val="2D3748"/>
          <w:spacing w:val="-5"/>
        </w:rPr>
        <w:t xml:space="preserve"> </w:t>
      </w:r>
      <w:r>
        <w:rPr>
          <w:color w:val="2D3748"/>
        </w:rPr>
        <w:t>concepts</w:t>
      </w:r>
      <w:r>
        <w:rPr>
          <w:color w:val="2D3748"/>
          <w:spacing w:val="-5"/>
        </w:rPr>
        <w:t xml:space="preserve"> </w:t>
      </w:r>
      <w:r>
        <w:rPr>
          <w:color w:val="2D3748"/>
        </w:rPr>
        <w:t>first</w:t>
      </w:r>
      <w:r>
        <w:rPr>
          <w:color w:val="2D3748"/>
          <w:spacing w:val="-5"/>
        </w:rPr>
        <w:t xml:space="preserve"> </w:t>
      </w:r>
      <w:r>
        <w:rPr>
          <w:color w:val="2D3748"/>
        </w:rPr>
        <w:t>and,</w:t>
      </w:r>
      <w:r>
        <w:rPr>
          <w:color w:val="2D3748"/>
          <w:spacing w:val="-5"/>
        </w:rPr>
        <w:t xml:space="preserve"> </w:t>
      </w:r>
      <w:r>
        <w:rPr>
          <w:color w:val="2D3748"/>
        </w:rPr>
        <w:t>if</w:t>
      </w:r>
      <w:r>
        <w:rPr>
          <w:color w:val="2D3748"/>
          <w:spacing w:val="-5"/>
        </w:rPr>
        <w:t xml:space="preserve"> </w:t>
      </w:r>
      <w:r>
        <w:rPr>
          <w:color w:val="2D3748"/>
        </w:rPr>
        <w:t>any</w:t>
      </w:r>
      <w:r>
        <w:rPr>
          <w:color w:val="2D3748"/>
          <w:spacing w:val="-5"/>
        </w:rPr>
        <w:t xml:space="preserve"> </w:t>
      </w:r>
      <w:r>
        <w:rPr>
          <w:color w:val="2D3748"/>
        </w:rPr>
        <w:t>exist,</w:t>
      </w:r>
      <w:r>
        <w:rPr>
          <w:color w:val="2D3748"/>
          <w:spacing w:val="-5"/>
        </w:rPr>
        <w:t xml:space="preserve"> </w:t>
      </w:r>
      <w:r>
        <w:rPr>
          <w:color w:val="2D3748"/>
        </w:rPr>
        <w:t>runs</w:t>
      </w:r>
      <w:r>
        <w:rPr>
          <w:color w:val="2D3748"/>
          <w:spacing w:val="-5"/>
        </w:rPr>
        <w:t xml:space="preserve"> </w:t>
      </w:r>
      <w:r>
        <w:rPr>
          <w:color w:val="2D3748"/>
        </w:rPr>
        <w:t xml:space="preserve">the calibration phase </w:t>
      </w:r>
      <w:r>
        <w:rPr>
          <w:rFonts w:ascii="Arial"/>
          <w:i/>
          <w:color w:val="2D3748"/>
        </w:rPr>
        <w:t xml:space="preserve">before </w:t>
      </w:r>
      <w:r>
        <w:rPr>
          <w:color w:val="2D3748"/>
        </w:rPr>
        <w:t xml:space="preserve">the user ever sees a real question </w:t>
      </w:r>
      <w:proofErr w:type="gramStart"/>
      <w:r>
        <w:rPr>
          <w:color w:val="2D3748"/>
        </w:rPr>
        <w:t xml:space="preserve">( </w:t>
      </w:r>
      <w:r>
        <w:rPr>
          <w:rFonts w:ascii="Consolas"/>
          <w:color w:val="2D3748"/>
          <w:spacing w:val="-2"/>
          <w:shd w:val="clear" w:color="auto" w:fill="ECF1F6"/>
        </w:rPr>
        <w:t>backend/chat_engine.py:202</w:t>
      </w:r>
      <w:proofErr w:type="gramEnd"/>
      <w:r>
        <w:rPr>
          <w:rFonts w:ascii="Consolas"/>
          <w:color w:val="2D3748"/>
          <w:spacing w:val="-2"/>
          <w:shd w:val="clear" w:color="auto" w:fill="ECF1F6"/>
        </w:rPr>
        <w:t>-217</w:t>
      </w:r>
      <w:r>
        <w:rPr>
          <w:color w:val="2D3748"/>
          <w:spacing w:val="-2"/>
        </w:rPr>
        <w:t>).</w:t>
      </w:r>
    </w:p>
    <w:p w14:paraId="592D5275" w14:textId="77777777" w:rsidR="009F11CC" w:rsidRDefault="00A972E5">
      <w:pPr>
        <w:pStyle w:val="ListParagraph"/>
        <w:numPr>
          <w:ilvl w:val="1"/>
          <w:numId w:val="2"/>
        </w:numPr>
        <w:tabs>
          <w:tab w:val="left" w:pos="599"/>
        </w:tabs>
        <w:spacing w:before="0" w:line="252" w:lineRule="exact"/>
        <w:ind w:left="599" w:hanging="359"/>
      </w:pPr>
      <w:r>
        <w:rPr>
          <w:rFonts w:ascii="Arial" w:hAnsi="Arial"/>
          <w:b/>
          <w:color w:val="2D3748"/>
        </w:rPr>
        <w:t>What</w:t>
      </w:r>
      <w:r>
        <w:rPr>
          <w:rFonts w:ascii="Arial" w:hAnsi="Arial"/>
          <w:b/>
          <w:color w:val="2D3748"/>
          <w:spacing w:val="-9"/>
        </w:rPr>
        <w:t xml:space="preserve"> </w:t>
      </w:r>
      <w:r>
        <w:rPr>
          <w:rFonts w:ascii="Arial" w:hAnsi="Arial"/>
          <w:b/>
          <w:color w:val="2D3748"/>
        </w:rPr>
        <w:t>was</w:t>
      </w:r>
      <w:r>
        <w:rPr>
          <w:rFonts w:ascii="Arial" w:hAnsi="Arial"/>
          <w:b/>
          <w:color w:val="2D3748"/>
          <w:spacing w:val="-7"/>
        </w:rPr>
        <w:t xml:space="preserve"> </w:t>
      </w:r>
      <w:r>
        <w:rPr>
          <w:rFonts w:ascii="Arial" w:hAnsi="Arial"/>
          <w:b/>
          <w:color w:val="2D3748"/>
        </w:rPr>
        <w:t>said</w:t>
      </w:r>
      <w:r>
        <w:rPr>
          <w:rFonts w:ascii="Arial" w:hAnsi="Arial"/>
          <w:b/>
          <w:color w:val="2D3748"/>
          <w:spacing w:val="-7"/>
        </w:rPr>
        <w:t xml:space="preserve"> </w:t>
      </w:r>
      <w:r>
        <w:rPr>
          <w:rFonts w:ascii="Arial" w:hAnsi="Arial"/>
          <w:b/>
          <w:color w:val="2D3748"/>
        </w:rPr>
        <w:t>on</w:t>
      </w:r>
      <w:r>
        <w:rPr>
          <w:rFonts w:ascii="Arial" w:hAnsi="Arial"/>
          <w:b/>
          <w:color w:val="2D3748"/>
          <w:spacing w:val="-7"/>
        </w:rPr>
        <w:t xml:space="preserve"> </w:t>
      </w:r>
      <w:r>
        <w:rPr>
          <w:rFonts w:ascii="Arial" w:hAnsi="Arial"/>
          <w:b/>
          <w:color w:val="2D3748"/>
        </w:rPr>
        <w:t>2</w:t>
      </w:r>
      <w:r>
        <w:rPr>
          <w:rFonts w:ascii="Arial" w:hAnsi="Arial"/>
          <w:b/>
          <w:color w:val="2D3748"/>
          <w:spacing w:val="-7"/>
        </w:rPr>
        <w:t xml:space="preserve"> </w:t>
      </w:r>
      <w:r>
        <w:rPr>
          <w:rFonts w:ascii="Arial" w:hAnsi="Arial"/>
          <w:b/>
          <w:color w:val="2D3748"/>
        </w:rPr>
        <w:t>Sept:</w:t>
      </w:r>
      <w:r>
        <w:rPr>
          <w:rFonts w:ascii="Arial" w:hAnsi="Arial"/>
          <w:b/>
          <w:color w:val="2D3748"/>
          <w:spacing w:val="-7"/>
        </w:rPr>
        <w:t xml:space="preserve"> </w:t>
      </w:r>
      <w:r>
        <w:rPr>
          <w:color w:val="2D3748"/>
        </w:rPr>
        <w:t>Ashutosh</w:t>
      </w:r>
      <w:r>
        <w:rPr>
          <w:color w:val="2D3748"/>
          <w:spacing w:val="-7"/>
        </w:rPr>
        <w:t xml:space="preserve"> </w:t>
      </w:r>
      <w:r>
        <w:rPr>
          <w:color w:val="2D3748"/>
        </w:rPr>
        <w:t>argued</w:t>
      </w:r>
      <w:r>
        <w:rPr>
          <w:color w:val="2D3748"/>
          <w:spacing w:val="-7"/>
        </w:rPr>
        <w:t xml:space="preserve"> </w:t>
      </w:r>
      <w:r>
        <w:rPr>
          <w:color w:val="2D3748"/>
        </w:rPr>
        <w:t>against</w:t>
      </w:r>
      <w:r>
        <w:rPr>
          <w:color w:val="2D3748"/>
          <w:spacing w:val="-7"/>
        </w:rPr>
        <w:t xml:space="preserve"> </w:t>
      </w:r>
      <w:r>
        <w:rPr>
          <w:color w:val="2D3748"/>
        </w:rPr>
        <w:t>calibration-as-upfront-</w:t>
      </w:r>
      <w:r>
        <w:rPr>
          <w:color w:val="2D3748"/>
          <w:spacing w:val="-2"/>
        </w:rPr>
        <w:t>questionnaire</w:t>
      </w:r>
    </w:p>
    <w:p w14:paraId="592D5276" w14:textId="77777777" w:rsidR="009F11CC" w:rsidRDefault="00A972E5">
      <w:pPr>
        <w:pStyle w:val="ListParagraph"/>
        <w:numPr>
          <w:ilvl w:val="2"/>
          <w:numId w:val="2"/>
        </w:numPr>
        <w:tabs>
          <w:tab w:val="left" w:pos="880"/>
        </w:tabs>
        <w:spacing w:before="77" w:line="312" w:lineRule="auto"/>
        <w:ind w:right="894" w:firstLine="0"/>
        <w:rPr>
          <w:rFonts w:ascii="Arial" w:hAnsi="Arial"/>
          <w:i/>
        </w:rPr>
      </w:pPr>
      <w:r>
        <w:rPr>
          <w:color w:val="2D3748"/>
        </w:rPr>
        <w:t>asking someone to define their target customer before the course primes them to defend a position they’ve already committed to in writing (</w:t>
      </w:r>
      <w:r>
        <w:rPr>
          <w:rFonts w:ascii="Arial" w:hAnsi="Arial"/>
          <w:i/>
          <w:color w:val="2D3748"/>
        </w:rPr>
        <w:t>“they tend to then keep defending their positions because they have already committed psychologically to something</w:t>
      </w:r>
      <w:r>
        <w:rPr>
          <w:rFonts w:ascii="Arial" w:hAnsi="Arial"/>
          <w:i/>
          <w:color w:val="2D3748"/>
          <w:spacing w:val="-4"/>
        </w:rPr>
        <w:t xml:space="preserve"> </w:t>
      </w:r>
      <w:r>
        <w:rPr>
          <w:rFonts w:ascii="Arial" w:hAnsi="Arial"/>
          <w:i/>
          <w:color w:val="2D3748"/>
        </w:rPr>
        <w:t>they</w:t>
      </w:r>
      <w:r>
        <w:rPr>
          <w:rFonts w:ascii="Arial" w:hAnsi="Arial"/>
          <w:i/>
          <w:color w:val="2D3748"/>
          <w:spacing w:val="-4"/>
        </w:rPr>
        <w:t xml:space="preserve"> </w:t>
      </w:r>
      <w:r>
        <w:rPr>
          <w:rFonts w:ascii="Arial" w:hAnsi="Arial"/>
          <w:i/>
          <w:color w:val="2D3748"/>
        </w:rPr>
        <w:t>wrote</w:t>
      </w:r>
      <w:r>
        <w:rPr>
          <w:rFonts w:ascii="Arial" w:hAnsi="Arial"/>
          <w:i/>
          <w:color w:val="2D3748"/>
          <w:spacing w:val="-4"/>
        </w:rPr>
        <w:t xml:space="preserve"> </w:t>
      </w:r>
      <w:r>
        <w:rPr>
          <w:rFonts w:ascii="Arial" w:hAnsi="Arial"/>
          <w:i/>
          <w:color w:val="2D3748"/>
        </w:rPr>
        <w:t>prior”</w:t>
      </w:r>
      <w:r>
        <w:rPr>
          <w:color w:val="2D3748"/>
        </w:rPr>
        <w:t>).</w:t>
      </w:r>
      <w:r>
        <w:rPr>
          <w:color w:val="2D3748"/>
          <w:spacing w:val="-4"/>
        </w:rPr>
        <w:t xml:space="preserve"> </w:t>
      </w:r>
      <w:r>
        <w:rPr>
          <w:color w:val="2D3748"/>
        </w:rPr>
        <w:t>Balaji</w:t>
      </w:r>
      <w:r>
        <w:rPr>
          <w:color w:val="2D3748"/>
          <w:spacing w:val="-4"/>
        </w:rPr>
        <w:t xml:space="preserve"> </w:t>
      </w:r>
      <w:r>
        <w:rPr>
          <w:color w:val="2D3748"/>
        </w:rPr>
        <w:t>agreed</w:t>
      </w:r>
      <w:r>
        <w:rPr>
          <w:color w:val="2D3748"/>
          <w:spacing w:val="-4"/>
        </w:rPr>
        <w:t xml:space="preserve"> </w:t>
      </w:r>
      <w:r>
        <w:rPr>
          <w:color w:val="2D3748"/>
        </w:rPr>
        <w:t>on</w:t>
      </w:r>
      <w:r>
        <w:rPr>
          <w:color w:val="2D3748"/>
          <w:spacing w:val="-4"/>
        </w:rPr>
        <w:t xml:space="preserve"> </w:t>
      </w:r>
      <w:r>
        <w:rPr>
          <w:color w:val="2D3748"/>
        </w:rPr>
        <w:t>the</w:t>
      </w:r>
      <w:r>
        <w:rPr>
          <w:color w:val="2D3748"/>
          <w:spacing w:val="-4"/>
        </w:rPr>
        <w:t xml:space="preserve"> </w:t>
      </w:r>
      <w:r>
        <w:rPr>
          <w:color w:val="2D3748"/>
        </w:rPr>
        <w:t>call</w:t>
      </w:r>
      <w:r>
        <w:rPr>
          <w:color w:val="2D3748"/>
          <w:spacing w:val="-4"/>
        </w:rPr>
        <w:t xml:space="preserve"> </w:t>
      </w:r>
      <w:r>
        <w:rPr>
          <w:color w:val="2D3748"/>
        </w:rPr>
        <w:t>as</w:t>
      </w:r>
      <w:r>
        <w:rPr>
          <w:color w:val="2D3748"/>
          <w:spacing w:val="-4"/>
        </w:rPr>
        <w:t xml:space="preserve"> </w:t>
      </w:r>
      <w:r>
        <w:rPr>
          <w:color w:val="2D3748"/>
        </w:rPr>
        <w:t>a</w:t>
      </w:r>
      <w:r>
        <w:rPr>
          <w:color w:val="2D3748"/>
          <w:spacing w:val="-4"/>
        </w:rPr>
        <w:t xml:space="preserve"> </w:t>
      </w:r>
      <w:r>
        <w:rPr>
          <w:color w:val="2D3748"/>
        </w:rPr>
        <w:t>recorded</w:t>
      </w:r>
      <w:r>
        <w:rPr>
          <w:color w:val="2D3748"/>
          <w:spacing w:val="-4"/>
        </w:rPr>
        <w:t xml:space="preserve"> </w:t>
      </w:r>
      <w:r>
        <w:rPr>
          <w:color w:val="2D3748"/>
        </w:rPr>
        <w:t>action</w:t>
      </w:r>
      <w:r>
        <w:rPr>
          <w:color w:val="2D3748"/>
          <w:spacing w:val="-4"/>
        </w:rPr>
        <w:t xml:space="preserve"> </w:t>
      </w:r>
      <w:r>
        <w:rPr>
          <w:color w:val="2D3748"/>
        </w:rPr>
        <w:t>item:</w:t>
      </w:r>
      <w:r>
        <w:rPr>
          <w:color w:val="2D3748"/>
          <w:spacing w:val="-4"/>
        </w:rPr>
        <w:t xml:space="preserve"> </w:t>
      </w:r>
      <w:r>
        <w:rPr>
          <w:rFonts w:ascii="Arial" w:hAnsi="Arial"/>
          <w:i/>
          <w:color w:val="2D3748"/>
        </w:rPr>
        <w:t>“I’m</w:t>
      </w:r>
    </w:p>
    <w:p w14:paraId="592D5277" w14:textId="77777777" w:rsidR="009F11CC" w:rsidRDefault="009F11CC">
      <w:pPr>
        <w:pStyle w:val="ListParagraph"/>
        <w:spacing w:line="312" w:lineRule="auto"/>
        <w:rPr>
          <w:rFonts w:ascii="Arial" w:hAnsi="Arial"/>
          <w:i/>
        </w:rPr>
        <w:sectPr w:rsidR="009F11CC">
          <w:type w:val="continuous"/>
          <w:pgSz w:w="12240" w:h="15840"/>
          <w:pgMar w:top="1620" w:right="1080" w:bottom="280" w:left="1440" w:header="720" w:footer="720" w:gutter="0"/>
          <w:cols w:space="720"/>
        </w:sectPr>
      </w:pPr>
    </w:p>
    <w:p w14:paraId="592D5278" w14:textId="77777777" w:rsidR="009F11CC" w:rsidRDefault="00A972E5">
      <w:pPr>
        <w:spacing w:before="65" w:line="312" w:lineRule="auto"/>
        <w:ind w:left="600" w:right="362"/>
        <w:rPr>
          <w:rFonts w:ascii="Arial" w:hAnsi="Arial"/>
          <w:i/>
        </w:rPr>
      </w:pPr>
      <w:r>
        <w:rPr>
          <w:rFonts w:ascii="Arial" w:hAnsi="Arial"/>
          <w:i/>
          <w:color w:val="2D3748"/>
        </w:rPr>
        <w:lastRenderedPageBreak/>
        <w:t>going</w:t>
      </w:r>
      <w:r>
        <w:rPr>
          <w:rFonts w:ascii="Arial" w:hAnsi="Arial"/>
          <w:i/>
          <w:color w:val="2D3748"/>
          <w:spacing w:val="-4"/>
        </w:rPr>
        <w:t xml:space="preserve"> </w:t>
      </w:r>
      <w:r>
        <w:rPr>
          <w:rFonts w:ascii="Arial" w:hAnsi="Arial"/>
          <w:i/>
          <w:color w:val="2D3748"/>
        </w:rPr>
        <w:t>to</w:t>
      </w:r>
      <w:r>
        <w:rPr>
          <w:rFonts w:ascii="Arial" w:hAnsi="Arial"/>
          <w:i/>
          <w:color w:val="2D3748"/>
          <w:spacing w:val="-4"/>
        </w:rPr>
        <w:t xml:space="preserve"> </w:t>
      </w:r>
      <w:r>
        <w:rPr>
          <w:rFonts w:ascii="Arial" w:hAnsi="Arial"/>
          <w:i/>
          <w:color w:val="2D3748"/>
        </w:rPr>
        <w:t>remove</w:t>
      </w:r>
      <w:r>
        <w:rPr>
          <w:rFonts w:ascii="Arial" w:hAnsi="Arial"/>
          <w:i/>
          <w:color w:val="2D3748"/>
          <w:spacing w:val="-4"/>
        </w:rPr>
        <w:t xml:space="preserve"> </w:t>
      </w:r>
      <w:r>
        <w:rPr>
          <w:rFonts w:ascii="Arial" w:hAnsi="Arial"/>
          <w:i/>
          <w:color w:val="2D3748"/>
        </w:rPr>
        <w:t>the</w:t>
      </w:r>
      <w:r>
        <w:rPr>
          <w:rFonts w:ascii="Arial" w:hAnsi="Arial"/>
          <w:i/>
          <w:color w:val="2D3748"/>
          <w:spacing w:val="-4"/>
        </w:rPr>
        <w:t xml:space="preserve"> </w:t>
      </w:r>
      <w:r>
        <w:rPr>
          <w:rFonts w:ascii="Arial" w:hAnsi="Arial"/>
          <w:i/>
          <w:color w:val="2D3748"/>
        </w:rPr>
        <w:t>baseline</w:t>
      </w:r>
      <w:r>
        <w:rPr>
          <w:rFonts w:ascii="Arial" w:hAnsi="Arial"/>
          <w:i/>
          <w:color w:val="2D3748"/>
          <w:spacing w:val="-4"/>
        </w:rPr>
        <w:t xml:space="preserve"> </w:t>
      </w:r>
      <w:r>
        <w:rPr>
          <w:rFonts w:ascii="Arial" w:hAnsi="Arial"/>
          <w:i/>
          <w:color w:val="2D3748"/>
        </w:rPr>
        <w:t>calibration</w:t>
      </w:r>
      <w:r>
        <w:rPr>
          <w:rFonts w:ascii="Arial" w:hAnsi="Arial"/>
          <w:i/>
          <w:color w:val="2D3748"/>
          <w:spacing w:val="-4"/>
        </w:rPr>
        <w:t xml:space="preserve"> </w:t>
      </w:r>
      <w:r>
        <w:rPr>
          <w:rFonts w:ascii="Arial" w:hAnsi="Arial"/>
          <w:i/>
          <w:color w:val="2D3748"/>
        </w:rPr>
        <w:t>because</w:t>
      </w:r>
      <w:r>
        <w:rPr>
          <w:rFonts w:ascii="Arial" w:hAnsi="Arial"/>
          <w:i/>
          <w:color w:val="2D3748"/>
          <w:spacing w:val="-4"/>
        </w:rPr>
        <w:t xml:space="preserve"> </w:t>
      </w:r>
      <w:r>
        <w:rPr>
          <w:rFonts w:ascii="Arial" w:hAnsi="Arial"/>
          <w:i/>
          <w:color w:val="2D3748"/>
        </w:rPr>
        <w:t>we</w:t>
      </w:r>
      <w:r>
        <w:rPr>
          <w:rFonts w:ascii="Arial" w:hAnsi="Arial"/>
          <w:i/>
          <w:color w:val="2D3748"/>
          <w:spacing w:val="-4"/>
        </w:rPr>
        <w:t xml:space="preserve"> </w:t>
      </w:r>
      <w:r>
        <w:rPr>
          <w:rFonts w:ascii="Arial" w:hAnsi="Arial"/>
          <w:i/>
          <w:color w:val="2D3748"/>
        </w:rPr>
        <w:t>said</w:t>
      </w:r>
      <w:r>
        <w:rPr>
          <w:rFonts w:ascii="Arial" w:hAnsi="Arial"/>
          <w:i/>
          <w:color w:val="2D3748"/>
          <w:spacing w:val="-4"/>
        </w:rPr>
        <w:t xml:space="preserve"> </w:t>
      </w:r>
      <w:r>
        <w:rPr>
          <w:rFonts w:ascii="Arial" w:hAnsi="Arial"/>
          <w:i/>
          <w:color w:val="2D3748"/>
        </w:rPr>
        <w:t>baseline</w:t>
      </w:r>
      <w:r>
        <w:rPr>
          <w:rFonts w:ascii="Arial" w:hAnsi="Arial"/>
          <w:i/>
          <w:color w:val="2D3748"/>
          <w:spacing w:val="-4"/>
        </w:rPr>
        <w:t xml:space="preserve"> </w:t>
      </w:r>
      <w:r>
        <w:rPr>
          <w:rFonts w:ascii="Arial" w:hAnsi="Arial"/>
          <w:i/>
          <w:color w:val="2D3748"/>
        </w:rPr>
        <w:t>calibration</w:t>
      </w:r>
      <w:r>
        <w:rPr>
          <w:rFonts w:ascii="Arial" w:hAnsi="Arial"/>
          <w:i/>
          <w:color w:val="2D3748"/>
          <w:spacing w:val="-4"/>
        </w:rPr>
        <w:t xml:space="preserve"> </w:t>
      </w:r>
      <w:r>
        <w:rPr>
          <w:rFonts w:ascii="Arial" w:hAnsi="Arial"/>
          <w:i/>
          <w:color w:val="2D3748"/>
        </w:rPr>
        <w:t>will</w:t>
      </w:r>
      <w:r>
        <w:rPr>
          <w:rFonts w:ascii="Arial" w:hAnsi="Arial"/>
          <w:i/>
          <w:color w:val="2D3748"/>
          <w:spacing w:val="-4"/>
        </w:rPr>
        <w:t xml:space="preserve"> </w:t>
      </w:r>
      <w:r>
        <w:rPr>
          <w:rFonts w:ascii="Arial" w:hAnsi="Arial"/>
          <w:i/>
          <w:color w:val="2D3748"/>
        </w:rPr>
        <w:t>be evaluated post the questions.”</w:t>
      </w:r>
    </w:p>
    <w:p w14:paraId="592D5279" w14:textId="77777777" w:rsidR="009F11CC" w:rsidRDefault="00A972E5">
      <w:pPr>
        <w:pStyle w:val="ListParagraph"/>
        <w:numPr>
          <w:ilvl w:val="1"/>
          <w:numId w:val="2"/>
        </w:numPr>
        <w:tabs>
          <w:tab w:val="left" w:pos="600"/>
        </w:tabs>
        <w:spacing w:line="312" w:lineRule="auto"/>
        <w:ind w:right="748"/>
      </w:pPr>
      <w:r>
        <w:rPr>
          <w:rFonts w:ascii="Arial" w:hAnsi="Arial"/>
          <w:b/>
          <w:color w:val="2D3748"/>
        </w:rPr>
        <w:t xml:space="preserve">The complication: </w:t>
      </w:r>
      <w:r>
        <w:rPr>
          <w:color w:val="2D3748"/>
        </w:rPr>
        <w:t>By the end of the same call, Ashutosh’s own position had shifted again</w:t>
      </w:r>
      <w:r>
        <w:rPr>
          <w:color w:val="2D3748"/>
          <w:spacing w:val="-3"/>
        </w:rPr>
        <w:t xml:space="preserve"> </w:t>
      </w:r>
      <w:r>
        <w:rPr>
          <w:color w:val="2D3748"/>
        </w:rPr>
        <w:t>—</w:t>
      </w:r>
      <w:r>
        <w:rPr>
          <w:color w:val="2D3748"/>
          <w:spacing w:val="-3"/>
        </w:rPr>
        <w:t xml:space="preserve"> </w:t>
      </w:r>
      <w:r>
        <w:rPr>
          <w:color w:val="2D3748"/>
        </w:rPr>
        <w:t>from</w:t>
      </w:r>
      <w:r>
        <w:rPr>
          <w:color w:val="2D3748"/>
          <w:spacing w:val="-3"/>
        </w:rPr>
        <w:t xml:space="preserve"> </w:t>
      </w:r>
      <w:r>
        <w:rPr>
          <w:color w:val="2D3748"/>
        </w:rPr>
        <w:t>“remove</w:t>
      </w:r>
      <w:r>
        <w:rPr>
          <w:color w:val="2D3748"/>
          <w:spacing w:val="-3"/>
        </w:rPr>
        <w:t xml:space="preserve"> </w:t>
      </w:r>
      <w:r>
        <w:rPr>
          <w:color w:val="2D3748"/>
        </w:rPr>
        <w:t>it,</w:t>
      </w:r>
      <w:r>
        <w:rPr>
          <w:color w:val="2D3748"/>
          <w:spacing w:val="-3"/>
        </w:rPr>
        <w:t xml:space="preserve"> </w:t>
      </w:r>
      <w:r>
        <w:rPr>
          <w:color w:val="2D3748"/>
        </w:rPr>
        <w:t>let</w:t>
      </w:r>
      <w:r>
        <w:rPr>
          <w:color w:val="2D3748"/>
          <w:spacing w:val="-3"/>
        </w:rPr>
        <w:t xml:space="preserve"> </w:t>
      </w:r>
      <w:r>
        <w:rPr>
          <w:color w:val="2D3748"/>
        </w:rPr>
        <w:t>AI</w:t>
      </w:r>
      <w:r>
        <w:rPr>
          <w:color w:val="2D3748"/>
          <w:spacing w:val="-3"/>
        </w:rPr>
        <w:t xml:space="preserve"> </w:t>
      </w:r>
      <w:r>
        <w:rPr>
          <w:color w:val="2D3748"/>
        </w:rPr>
        <w:t>infer</w:t>
      </w:r>
      <w:r>
        <w:rPr>
          <w:color w:val="2D3748"/>
          <w:spacing w:val="-3"/>
        </w:rPr>
        <w:t xml:space="preserve"> </w:t>
      </w:r>
      <w:r>
        <w:rPr>
          <w:color w:val="2D3748"/>
        </w:rPr>
        <w:t>it</w:t>
      </w:r>
      <w:r>
        <w:rPr>
          <w:color w:val="2D3748"/>
          <w:spacing w:val="-3"/>
        </w:rPr>
        <w:t xml:space="preserve"> </w:t>
      </w:r>
      <w:r>
        <w:rPr>
          <w:color w:val="2D3748"/>
        </w:rPr>
        <w:t>from</w:t>
      </w:r>
      <w:r>
        <w:rPr>
          <w:color w:val="2D3748"/>
          <w:spacing w:val="-3"/>
        </w:rPr>
        <w:t xml:space="preserve"> </w:t>
      </w:r>
      <w:r>
        <w:rPr>
          <w:color w:val="2D3748"/>
        </w:rPr>
        <w:t>public</w:t>
      </w:r>
      <w:r>
        <w:rPr>
          <w:color w:val="2D3748"/>
          <w:spacing w:val="-3"/>
        </w:rPr>
        <w:t xml:space="preserve"> </w:t>
      </w:r>
      <w:r>
        <w:rPr>
          <w:color w:val="2D3748"/>
        </w:rPr>
        <w:t>data”</w:t>
      </w:r>
      <w:r>
        <w:rPr>
          <w:color w:val="2D3748"/>
          <w:spacing w:val="-3"/>
        </w:rPr>
        <w:t xml:space="preserve"> </w:t>
      </w:r>
      <w:r>
        <w:rPr>
          <w:color w:val="2D3748"/>
        </w:rPr>
        <w:t>to</w:t>
      </w:r>
      <w:r>
        <w:rPr>
          <w:color w:val="2D3748"/>
          <w:spacing w:val="-3"/>
        </w:rPr>
        <w:t xml:space="preserve"> </w:t>
      </w:r>
      <w:r>
        <w:rPr>
          <w:color w:val="2D3748"/>
        </w:rPr>
        <w:t>“keep</w:t>
      </w:r>
      <w:r>
        <w:rPr>
          <w:color w:val="2D3748"/>
          <w:spacing w:val="-3"/>
        </w:rPr>
        <w:t xml:space="preserve"> </w:t>
      </w:r>
      <w:r>
        <w:rPr>
          <w:color w:val="2D3748"/>
        </w:rPr>
        <w:t>two</w:t>
      </w:r>
      <w:r>
        <w:rPr>
          <w:color w:val="2D3748"/>
          <w:spacing w:val="-3"/>
        </w:rPr>
        <w:t xml:space="preserve"> </w:t>
      </w:r>
      <w:r>
        <w:rPr>
          <w:color w:val="2D3748"/>
        </w:rPr>
        <w:t>calibration</w:t>
      </w:r>
      <w:r>
        <w:rPr>
          <w:color w:val="2D3748"/>
          <w:spacing w:val="-3"/>
        </w:rPr>
        <w:t xml:space="preserve"> </w:t>
      </w:r>
      <w:r>
        <w:rPr>
          <w:color w:val="2D3748"/>
        </w:rPr>
        <w:t>points: one before (public-data-informed, or optionally consultant-curated) and one after, to measure the delta.” The recorded action item text (</w:t>
      </w:r>
      <w:r>
        <w:rPr>
          <w:rFonts w:ascii="Arial" w:hAnsi="Arial"/>
          <w:i/>
          <w:color w:val="2D3748"/>
        </w:rPr>
        <w:t>“move post-questions”</w:t>
      </w:r>
      <w:r>
        <w:rPr>
          <w:color w:val="2D3748"/>
        </w:rPr>
        <w:t>) does not capture where the conversation actually landed.</w:t>
      </w:r>
    </w:p>
    <w:p w14:paraId="592D527A" w14:textId="77777777" w:rsidR="009F11CC" w:rsidRPr="00785DBC" w:rsidRDefault="00A972E5">
      <w:pPr>
        <w:pStyle w:val="ListParagraph"/>
        <w:numPr>
          <w:ilvl w:val="1"/>
          <w:numId w:val="2"/>
        </w:numPr>
        <w:tabs>
          <w:tab w:val="left" w:pos="600"/>
        </w:tabs>
        <w:spacing w:before="5" w:line="312" w:lineRule="auto"/>
        <w:ind w:right="515"/>
      </w:pPr>
      <w:r>
        <w:rPr>
          <w:rFonts w:ascii="Arial" w:hAnsi="Arial"/>
          <w:b/>
          <w:color w:val="2D3748"/>
        </w:rPr>
        <w:t>Resolution</w:t>
      </w:r>
      <w:r>
        <w:rPr>
          <w:rFonts w:ascii="Arial" w:hAnsi="Arial"/>
          <w:b/>
          <w:color w:val="2D3748"/>
          <w:spacing w:val="-5"/>
        </w:rPr>
        <w:t xml:space="preserve"> </w:t>
      </w:r>
      <w:r>
        <w:rPr>
          <w:rFonts w:ascii="Arial" w:hAnsi="Arial"/>
          <w:b/>
          <w:color w:val="2D3748"/>
        </w:rPr>
        <w:t>needed:</w:t>
      </w:r>
      <w:r>
        <w:rPr>
          <w:rFonts w:ascii="Arial" w:hAnsi="Arial"/>
          <w:b/>
          <w:color w:val="2D3748"/>
          <w:spacing w:val="-5"/>
        </w:rPr>
        <w:t xml:space="preserve"> </w:t>
      </w:r>
      <w:r>
        <w:rPr>
          <w:color w:val="2D3748"/>
        </w:rPr>
        <w:t>Does</w:t>
      </w:r>
      <w:r>
        <w:rPr>
          <w:color w:val="2D3748"/>
          <w:spacing w:val="-5"/>
        </w:rPr>
        <w:t xml:space="preserve"> </w:t>
      </w:r>
      <w:r>
        <w:rPr>
          <w:color w:val="2D3748"/>
        </w:rPr>
        <w:t>calibration</w:t>
      </w:r>
      <w:r>
        <w:rPr>
          <w:color w:val="2D3748"/>
          <w:spacing w:val="-5"/>
        </w:rPr>
        <w:t xml:space="preserve"> </w:t>
      </w:r>
      <w:r>
        <w:rPr>
          <w:color w:val="2D3748"/>
        </w:rPr>
        <w:t>run</w:t>
      </w:r>
      <w:r>
        <w:rPr>
          <w:color w:val="2D3748"/>
          <w:spacing w:val="-5"/>
        </w:rPr>
        <w:t xml:space="preserve"> </w:t>
      </w:r>
      <w:r>
        <w:rPr>
          <w:color w:val="2D3748"/>
        </w:rPr>
        <w:t>before,</w:t>
      </w:r>
      <w:r>
        <w:rPr>
          <w:color w:val="2D3748"/>
          <w:spacing w:val="-5"/>
        </w:rPr>
        <w:t xml:space="preserve"> </w:t>
      </w:r>
      <w:r>
        <w:rPr>
          <w:color w:val="2D3748"/>
        </w:rPr>
        <w:t>after,</w:t>
      </w:r>
      <w:r>
        <w:rPr>
          <w:color w:val="2D3748"/>
          <w:spacing w:val="-5"/>
        </w:rPr>
        <w:t xml:space="preserve"> </w:t>
      </w:r>
      <w:r>
        <w:rPr>
          <w:color w:val="2D3748"/>
        </w:rPr>
        <w:t>both,</w:t>
      </w:r>
      <w:r>
        <w:rPr>
          <w:color w:val="2D3748"/>
          <w:spacing w:val="-5"/>
        </w:rPr>
        <w:t xml:space="preserve"> </w:t>
      </w:r>
      <w:r>
        <w:rPr>
          <w:color w:val="2D3748"/>
        </w:rPr>
        <w:t>or</w:t>
      </w:r>
      <w:r>
        <w:rPr>
          <w:color w:val="2D3748"/>
          <w:spacing w:val="-5"/>
        </w:rPr>
        <w:t xml:space="preserve"> </w:t>
      </w:r>
      <w:r>
        <w:rPr>
          <w:color w:val="2D3748"/>
        </w:rPr>
        <w:t>does</w:t>
      </w:r>
      <w:r>
        <w:rPr>
          <w:color w:val="2D3748"/>
          <w:spacing w:val="-5"/>
        </w:rPr>
        <w:t xml:space="preserve"> </w:t>
      </w:r>
      <w:r>
        <w:rPr>
          <w:color w:val="2D3748"/>
        </w:rPr>
        <w:t>the</w:t>
      </w:r>
      <w:r>
        <w:rPr>
          <w:color w:val="2D3748"/>
          <w:spacing w:val="-5"/>
        </w:rPr>
        <w:t xml:space="preserve"> </w:t>
      </w:r>
      <w:r>
        <w:rPr>
          <w:color w:val="2D3748"/>
        </w:rPr>
        <w:t>“two</w:t>
      </w:r>
      <w:r>
        <w:rPr>
          <w:color w:val="2D3748"/>
          <w:spacing w:val="-5"/>
        </w:rPr>
        <w:t xml:space="preserve"> </w:t>
      </w:r>
      <w:r>
        <w:rPr>
          <w:color w:val="2D3748"/>
        </w:rPr>
        <w:t>calibration points + delta” framing replace the current single-pass design entirely?</w:t>
      </w:r>
    </w:p>
    <w:p w14:paraId="7BFDC048" w14:textId="4ADA36C4" w:rsidR="00785DBC" w:rsidRDefault="008F3100" w:rsidP="008F3100">
      <w:pPr>
        <w:pStyle w:val="ListParagraph"/>
        <w:tabs>
          <w:tab w:val="left" w:pos="600"/>
        </w:tabs>
        <w:spacing w:before="5" w:line="312" w:lineRule="auto"/>
        <w:ind w:left="355" w:right="515" w:firstLine="0"/>
        <w:rPr>
          <w:ins w:id="2" w:author="Ash Tiwari" w:date="2026-09-10T17:25:00Z" w16du:dateUtc="2026-09-10T11:55:00Z"/>
          <w:color w:val="EE0000"/>
        </w:rPr>
      </w:pPr>
      <w:r w:rsidRPr="009751E1">
        <w:rPr>
          <w:b/>
          <w:bCs/>
          <w:color w:val="EE0000"/>
        </w:rPr>
        <w:t>Shiv view:</w:t>
      </w:r>
      <w:r w:rsidRPr="009751E1">
        <w:rPr>
          <w:color w:val="EE0000"/>
        </w:rPr>
        <w:t xml:space="preserve"> I think the baseline calibration is about the explanation of concepts</w:t>
      </w:r>
      <w:r w:rsidR="00881DC1" w:rsidRPr="009751E1">
        <w:rPr>
          <w:color w:val="EE0000"/>
        </w:rPr>
        <w:t>/definitions</w:t>
      </w:r>
      <w:r w:rsidRPr="009751E1">
        <w:rPr>
          <w:color w:val="EE0000"/>
        </w:rPr>
        <w:t xml:space="preserve"> to be </w:t>
      </w:r>
      <w:proofErr w:type="spellStart"/>
      <w:r w:rsidRPr="009751E1">
        <w:rPr>
          <w:color w:val="EE0000"/>
        </w:rPr>
        <w:t>familiarised</w:t>
      </w:r>
      <w:proofErr w:type="spellEnd"/>
      <w:r w:rsidRPr="009751E1">
        <w:rPr>
          <w:color w:val="EE0000"/>
        </w:rPr>
        <w:t xml:space="preserve"> before the user attempts to answer the questions. </w:t>
      </w:r>
      <w:r w:rsidR="00881DC1" w:rsidRPr="009751E1">
        <w:rPr>
          <w:color w:val="EE0000"/>
        </w:rPr>
        <w:t xml:space="preserve">I </w:t>
      </w:r>
      <w:r w:rsidR="00EE3940" w:rsidRPr="009751E1">
        <w:rPr>
          <w:color w:val="EE0000"/>
        </w:rPr>
        <w:t xml:space="preserve">initially </w:t>
      </w:r>
      <w:r w:rsidR="00881DC1" w:rsidRPr="009751E1">
        <w:rPr>
          <w:color w:val="EE0000"/>
        </w:rPr>
        <w:t xml:space="preserve">argued that this familiarization should be in the context of </w:t>
      </w:r>
      <w:r w:rsidR="00EE3940" w:rsidRPr="009751E1">
        <w:rPr>
          <w:color w:val="EE0000"/>
        </w:rPr>
        <w:t xml:space="preserve">what these concepts/definitions mean within the specific organisation but I am now revising that position. I feel the only way it will work is if the concepts/definitions that form part of the baseline calibration </w:t>
      </w:r>
      <w:r w:rsidR="00272081">
        <w:rPr>
          <w:color w:val="EE0000"/>
        </w:rPr>
        <w:t>are</w:t>
      </w:r>
      <w:r w:rsidR="00EE3940" w:rsidRPr="009751E1">
        <w:rPr>
          <w:color w:val="EE0000"/>
        </w:rPr>
        <w:t xml:space="preserve"> what Cosmos believes and prescribes as the way to answer those questions. </w:t>
      </w:r>
      <w:r w:rsidR="009751E1" w:rsidRPr="009751E1">
        <w:rPr>
          <w:color w:val="EE0000"/>
        </w:rPr>
        <w:t xml:space="preserve">That way we can make </w:t>
      </w:r>
      <w:proofErr w:type="gramStart"/>
      <w:r w:rsidR="009751E1" w:rsidRPr="009751E1">
        <w:rPr>
          <w:color w:val="EE0000"/>
        </w:rPr>
        <w:t>the understanding</w:t>
      </w:r>
      <w:proofErr w:type="gramEnd"/>
      <w:r w:rsidR="00272081">
        <w:rPr>
          <w:color w:val="EE0000"/>
        </w:rPr>
        <w:t xml:space="preserve"> and application</w:t>
      </w:r>
      <w:r w:rsidR="009751E1" w:rsidRPr="009751E1">
        <w:rPr>
          <w:color w:val="EE0000"/>
        </w:rPr>
        <w:t xml:space="preserve"> uniform and consistent.</w:t>
      </w:r>
    </w:p>
    <w:p w14:paraId="3F03C610" w14:textId="77777777" w:rsidR="00BA4DEF" w:rsidRDefault="00BA4DEF" w:rsidP="008F3100">
      <w:pPr>
        <w:pStyle w:val="ListParagraph"/>
        <w:tabs>
          <w:tab w:val="left" w:pos="600"/>
        </w:tabs>
        <w:spacing w:before="5" w:line="312" w:lineRule="auto"/>
        <w:ind w:left="355" w:right="515" w:firstLine="0"/>
        <w:rPr>
          <w:ins w:id="3" w:author="Ash Tiwari" w:date="2026-09-10T17:25:00Z" w16du:dateUtc="2026-09-10T11:55:00Z"/>
          <w:color w:val="EE0000"/>
        </w:rPr>
      </w:pPr>
    </w:p>
    <w:p w14:paraId="0E4DA7B8" w14:textId="7534716B" w:rsidR="00BA4DEF" w:rsidRPr="009751E1" w:rsidRDefault="00BA4DEF" w:rsidP="008F3100">
      <w:pPr>
        <w:pStyle w:val="ListParagraph"/>
        <w:tabs>
          <w:tab w:val="left" w:pos="600"/>
        </w:tabs>
        <w:spacing w:before="5" w:line="312" w:lineRule="auto"/>
        <w:ind w:left="355" w:right="515" w:firstLine="0"/>
        <w:rPr>
          <w:color w:val="EE0000"/>
        </w:rPr>
      </w:pPr>
      <w:ins w:id="4" w:author="Ash Tiwari" w:date="2026-09-10T17:25:00Z" w16du:dateUtc="2026-09-10T11:55:00Z">
        <w:r>
          <w:rPr>
            <w:color w:val="EE0000"/>
          </w:rPr>
          <w:t>Ash: The</w:t>
        </w:r>
      </w:ins>
      <w:ins w:id="5" w:author="Ash Tiwari" w:date="2026-09-10T17:26:00Z" w16du:dateUtc="2026-09-10T11:56:00Z">
        <w:r>
          <w:rPr>
            <w:color w:val="EE0000"/>
          </w:rPr>
          <w:t xml:space="preserve">re are two aspects to </w:t>
        </w:r>
      </w:ins>
      <w:ins w:id="6" w:author="Ash Tiwari" w:date="2026-09-10T17:27:00Z" w16du:dateUtc="2026-09-10T11:57:00Z">
        <w:r>
          <w:rPr>
            <w:color w:val="EE0000"/>
          </w:rPr>
          <w:t>this</w:t>
        </w:r>
      </w:ins>
      <w:ins w:id="7" w:author="Ash Tiwari" w:date="2026-09-10T17:26:00Z" w16du:dateUtc="2026-09-10T11:56:00Z">
        <w:r>
          <w:rPr>
            <w:color w:val="EE0000"/>
          </w:rPr>
          <w:t>: 1. What do</w:t>
        </w:r>
      </w:ins>
      <w:ins w:id="8" w:author="Ash Tiwari" w:date="2026-09-10T17:29:00Z" w16du:dateUtc="2026-09-10T11:59:00Z">
        <w:r>
          <w:rPr>
            <w:color w:val="EE0000"/>
          </w:rPr>
          <w:t xml:space="preserve">es user </w:t>
        </w:r>
      </w:ins>
      <w:ins w:id="9" w:author="Ash Tiwari" w:date="2026-09-10T17:26:00Z" w16du:dateUtc="2026-09-10T11:56:00Z">
        <w:r>
          <w:rPr>
            <w:color w:val="EE0000"/>
          </w:rPr>
          <w:t xml:space="preserve">understand of certain key </w:t>
        </w:r>
      </w:ins>
      <w:ins w:id="10" w:author="Ash Tiwari" w:date="2026-09-10T17:27:00Z" w16du:dateUtc="2026-09-10T11:57:00Z">
        <w:r>
          <w:rPr>
            <w:color w:val="EE0000"/>
          </w:rPr>
          <w:t xml:space="preserve">concepts. 2. What </w:t>
        </w:r>
      </w:ins>
      <w:ins w:id="11" w:author="Ash Tiwari" w:date="2026-09-10T17:28:00Z" w16du:dateUtc="2026-09-10T11:58:00Z">
        <w:r>
          <w:rPr>
            <w:color w:val="EE0000"/>
          </w:rPr>
          <w:t xml:space="preserve">is the company’s status currently 3. What </w:t>
        </w:r>
      </w:ins>
      <w:ins w:id="12" w:author="Ash Tiwari" w:date="2026-09-10T17:29:00Z" w16du:dateUtc="2026-09-10T11:59:00Z">
        <w:r>
          <w:rPr>
            <w:color w:val="EE0000"/>
          </w:rPr>
          <w:t xml:space="preserve">is hir </w:t>
        </w:r>
      </w:ins>
      <w:ins w:id="13" w:author="Ash Tiwari" w:date="2026-09-10T17:27:00Z" w16du:dateUtc="2026-09-10T11:57:00Z">
        <w:r>
          <w:rPr>
            <w:color w:val="EE0000"/>
          </w:rPr>
          <w:t xml:space="preserve">specific answer to certain questions. </w:t>
        </w:r>
        <w:r>
          <w:rPr>
            <w:color w:val="EE0000"/>
          </w:rPr>
          <w:br/>
          <w:t xml:space="preserve">Now, the utility </w:t>
        </w:r>
        <w:proofErr w:type="gramStart"/>
        <w:r>
          <w:rPr>
            <w:color w:val="EE0000"/>
          </w:rPr>
          <w:t>part ;</w:t>
        </w:r>
        <w:proofErr w:type="gramEnd"/>
        <w:r>
          <w:rPr>
            <w:color w:val="EE0000"/>
          </w:rPr>
          <w:t xml:space="preserve"> why do we need to </w:t>
        </w:r>
      </w:ins>
      <w:ins w:id="14" w:author="Ash Tiwari" w:date="2026-09-10T17:28:00Z" w16du:dateUtc="2026-09-10T11:58:00Z">
        <w:r>
          <w:rPr>
            <w:color w:val="EE0000"/>
          </w:rPr>
          <w:t>do this at all? Two potential uti</w:t>
        </w:r>
      </w:ins>
      <w:ins w:id="15" w:author="Ash Tiwari" w:date="2026-09-10T17:29:00Z" w16du:dateUtc="2026-09-10T11:59:00Z">
        <w:r>
          <w:rPr>
            <w:color w:val="EE0000"/>
          </w:rPr>
          <w:t>lities jump out: A. Measure the pre &amp; post shift or delta as the user go</w:t>
        </w:r>
      </w:ins>
      <w:ins w:id="16" w:author="Ash Tiwari" w:date="2026-09-10T17:30:00Z" w16du:dateUtc="2026-09-10T12:00:00Z">
        <w:r>
          <w:rPr>
            <w:color w:val="EE0000"/>
          </w:rPr>
          <w:t xml:space="preserve">es through the ‘program’. B. Content changes </w:t>
        </w:r>
        <w:proofErr w:type="gramStart"/>
        <w:r>
          <w:rPr>
            <w:color w:val="EE0000"/>
          </w:rPr>
          <w:t>as a consequence of</w:t>
        </w:r>
        <w:proofErr w:type="gramEnd"/>
        <w:r>
          <w:rPr>
            <w:color w:val="EE0000"/>
          </w:rPr>
          <w:t xml:space="preserve"> the answers to 1,2,3. </w:t>
        </w:r>
        <w:r>
          <w:rPr>
            <w:color w:val="EE0000"/>
          </w:rPr>
          <w:br/>
        </w:r>
        <w:r>
          <w:rPr>
            <w:color w:val="EE0000"/>
          </w:rPr>
          <w:br/>
          <w:t>Between these, I cannot opine on B at this stage. If conte</w:t>
        </w:r>
      </w:ins>
      <w:ins w:id="17" w:author="Ash Tiwari" w:date="2026-09-10T17:31:00Z" w16du:dateUtc="2026-09-10T12:01:00Z">
        <w:r>
          <w:rPr>
            <w:color w:val="EE0000"/>
          </w:rPr>
          <w:t xml:space="preserve">nt could change basis answers to 1, 2, 3 in a manner that’s accurate, without hallucinating, that would be awesome. But, as a product, the content change </w:t>
        </w:r>
        <w:proofErr w:type="gramStart"/>
        <w:r>
          <w:rPr>
            <w:color w:val="EE0000"/>
          </w:rPr>
          <w:t>has to</w:t>
        </w:r>
        <w:proofErr w:type="gramEnd"/>
        <w:r>
          <w:rPr>
            <w:color w:val="EE0000"/>
          </w:rPr>
          <w:t xml:space="preserve"> be fool proof. </w:t>
        </w:r>
        <w:r>
          <w:rPr>
            <w:color w:val="EE0000"/>
          </w:rPr>
          <w:br/>
        </w:r>
        <w:r>
          <w:rPr>
            <w:color w:val="EE0000"/>
          </w:rPr>
          <w:br/>
          <w:t>On A, that’s a good bui</w:t>
        </w:r>
      </w:ins>
      <w:ins w:id="18" w:author="Ash Tiwari" w:date="2026-09-10T17:32:00Z" w16du:dateUtc="2026-09-10T12:02:00Z">
        <w:r>
          <w:rPr>
            <w:color w:val="EE0000"/>
          </w:rPr>
          <w:t xml:space="preserve">ld. If so, 1 and 3 can be quizzed and 2 can be inferred from publicly available data. Then, after each </w:t>
        </w:r>
      </w:ins>
      <w:ins w:id="19" w:author="Ash Tiwari" w:date="2026-09-10T19:42:00Z" w16du:dateUtc="2026-09-10T14:12:00Z">
        <w:r w:rsidR="00ED126B">
          <w:rPr>
            <w:color w:val="EE0000"/>
          </w:rPr>
          <w:t xml:space="preserve">big </w:t>
        </w:r>
      </w:ins>
      <w:ins w:id="20" w:author="Ash Tiwari" w:date="2026-09-10T19:43:00Z" w16du:dateUtc="2026-09-10T14:13:00Z">
        <w:r w:rsidR="00ED126B">
          <w:rPr>
            <w:color w:val="EE0000"/>
          </w:rPr>
          <w:t xml:space="preserve">module or at the end of it all after </w:t>
        </w:r>
      </w:ins>
      <w:ins w:id="21" w:author="Ash Tiwari" w:date="2026-09-10T17:32:00Z" w16du:dateUtc="2026-09-10T12:02:00Z">
        <w:r>
          <w:rPr>
            <w:color w:val="EE0000"/>
          </w:rPr>
          <w:t xml:space="preserve">the user </w:t>
        </w:r>
      </w:ins>
      <w:ins w:id="22" w:author="Ash Tiwari" w:date="2026-09-10T19:43:00Z" w16du:dateUtc="2026-09-10T14:13:00Z">
        <w:r w:rsidR="00ED126B">
          <w:rPr>
            <w:color w:val="EE0000"/>
          </w:rPr>
          <w:t xml:space="preserve">has gone </w:t>
        </w:r>
      </w:ins>
      <w:ins w:id="23" w:author="Ash Tiwari" w:date="2026-09-10T17:32:00Z" w16du:dateUtc="2026-09-10T12:02:00Z">
        <w:r>
          <w:rPr>
            <w:color w:val="EE0000"/>
          </w:rPr>
          <w:t xml:space="preserve">through content and exercises, the user is asked to </w:t>
        </w:r>
      </w:ins>
      <w:ins w:id="24" w:author="Ash Tiwari" w:date="2026-09-10T17:33:00Z" w16du:dateUtc="2026-09-10T12:03:00Z">
        <w:r w:rsidR="00EF378B">
          <w:rPr>
            <w:color w:val="EE0000"/>
          </w:rPr>
          <w:t xml:space="preserve">give hir answers to 1 and 3. The system plots the shift and </w:t>
        </w:r>
      </w:ins>
      <w:ins w:id="25" w:author="Ash Tiwari" w:date="2026-09-10T19:43:00Z" w16du:dateUtc="2026-09-10T14:13:00Z">
        <w:r w:rsidR="00ED126B">
          <w:rPr>
            <w:color w:val="EE0000"/>
          </w:rPr>
          <w:t xml:space="preserve">gives </w:t>
        </w:r>
      </w:ins>
      <w:ins w:id="26" w:author="Ash Tiwari" w:date="2026-09-10T17:33:00Z" w16du:dateUtc="2026-09-10T12:03:00Z">
        <w:r w:rsidR="00EF378B">
          <w:rPr>
            <w:color w:val="EE0000"/>
          </w:rPr>
          <w:t xml:space="preserve">the user a score card. </w:t>
        </w:r>
        <w:r w:rsidR="00EF378B">
          <w:rPr>
            <w:color w:val="EE0000"/>
          </w:rPr>
          <w:br/>
        </w:r>
        <w:r w:rsidR="00EF378B">
          <w:rPr>
            <w:color w:val="EE0000"/>
          </w:rPr>
          <w:br/>
          <w:t xml:space="preserve">Incidentally, in real life, we have never done any baseline calibration pre workshops (other </w:t>
        </w:r>
        <w:proofErr w:type="spellStart"/>
        <w:r w:rsidR="00EF378B">
          <w:rPr>
            <w:color w:val="EE0000"/>
          </w:rPr>
          <w:t>th</w:t>
        </w:r>
      </w:ins>
      <w:proofErr w:type="spellEnd"/>
    </w:p>
    <w:p w14:paraId="592D527B" w14:textId="77777777" w:rsidR="009F11CC" w:rsidRDefault="009F11CC">
      <w:pPr>
        <w:pStyle w:val="BodyText"/>
        <w:spacing w:before="112"/>
      </w:pPr>
    </w:p>
    <w:p w14:paraId="592D527C" w14:textId="77777777" w:rsidR="009F11CC" w:rsidRDefault="00A972E5">
      <w:pPr>
        <w:pStyle w:val="Heading2"/>
        <w:numPr>
          <w:ilvl w:val="0"/>
          <w:numId w:val="2"/>
        </w:numPr>
        <w:tabs>
          <w:tab w:val="left" w:pos="353"/>
        </w:tabs>
        <w:spacing w:line="254" w:lineRule="auto"/>
        <w:ind w:left="0" w:right="1078" w:firstLine="0"/>
      </w:pPr>
      <w:bookmarkStart w:id="27" w:name="2._Contradiction_on_Document_Upload_—_Li"/>
      <w:bookmarkEnd w:id="27"/>
      <w:r>
        <w:rPr>
          <w:color w:val="2A6BB0"/>
        </w:rPr>
        <w:t>Contradiction</w:t>
      </w:r>
      <w:r>
        <w:rPr>
          <w:color w:val="2A6BB0"/>
          <w:spacing w:val="-7"/>
        </w:rPr>
        <w:t xml:space="preserve"> </w:t>
      </w:r>
      <w:r>
        <w:rPr>
          <w:color w:val="2A6BB0"/>
        </w:rPr>
        <w:t>on</w:t>
      </w:r>
      <w:r>
        <w:rPr>
          <w:color w:val="2A6BB0"/>
          <w:spacing w:val="-7"/>
        </w:rPr>
        <w:t xml:space="preserve"> </w:t>
      </w:r>
      <w:r>
        <w:rPr>
          <w:color w:val="2A6BB0"/>
        </w:rPr>
        <w:t>Document</w:t>
      </w:r>
      <w:r>
        <w:rPr>
          <w:color w:val="2A6BB0"/>
          <w:spacing w:val="-7"/>
        </w:rPr>
        <w:t xml:space="preserve"> </w:t>
      </w:r>
      <w:r>
        <w:rPr>
          <w:color w:val="2A6BB0"/>
        </w:rPr>
        <w:t>Upload</w:t>
      </w:r>
      <w:r>
        <w:rPr>
          <w:color w:val="2A6BB0"/>
          <w:spacing w:val="-7"/>
        </w:rPr>
        <w:t xml:space="preserve"> </w:t>
      </w:r>
      <w:r>
        <w:rPr>
          <w:color w:val="2A6BB0"/>
        </w:rPr>
        <w:t>—</w:t>
      </w:r>
      <w:r>
        <w:rPr>
          <w:color w:val="2A6BB0"/>
          <w:spacing w:val="-7"/>
        </w:rPr>
        <w:t xml:space="preserve"> </w:t>
      </w:r>
      <w:r>
        <w:rPr>
          <w:color w:val="2A6BB0"/>
        </w:rPr>
        <w:t>Likely</w:t>
      </w:r>
      <w:r>
        <w:rPr>
          <w:color w:val="2A6BB0"/>
          <w:spacing w:val="-7"/>
        </w:rPr>
        <w:t xml:space="preserve"> </w:t>
      </w:r>
      <w:r>
        <w:rPr>
          <w:color w:val="2A6BB0"/>
        </w:rPr>
        <w:t>Narrower than It Sounds, but Unconfirmed</w:t>
      </w:r>
    </w:p>
    <w:p w14:paraId="592D527D" w14:textId="77777777" w:rsidR="009F11CC" w:rsidRDefault="00A972E5">
      <w:pPr>
        <w:spacing w:before="178"/>
        <w:rPr>
          <w:rFonts w:ascii="Arial" w:hAnsi="Arial"/>
          <w:i/>
        </w:rPr>
      </w:pPr>
      <w:r>
        <w:rPr>
          <w:color w:val="2D3748"/>
        </w:rPr>
        <w:lastRenderedPageBreak/>
        <w:t>The</w:t>
      </w:r>
      <w:r>
        <w:rPr>
          <w:color w:val="2D3748"/>
          <w:spacing w:val="-5"/>
        </w:rPr>
        <w:t xml:space="preserve"> </w:t>
      </w:r>
      <w:r>
        <w:rPr>
          <w:color w:val="2D3748"/>
        </w:rPr>
        <w:t>same</w:t>
      </w:r>
      <w:r>
        <w:rPr>
          <w:color w:val="2D3748"/>
          <w:spacing w:val="-4"/>
        </w:rPr>
        <w:t xml:space="preserve"> </w:t>
      </w:r>
      <w:r>
        <w:rPr>
          <w:color w:val="2D3748"/>
        </w:rPr>
        <w:t>2</w:t>
      </w:r>
      <w:r>
        <w:rPr>
          <w:color w:val="2D3748"/>
          <w:spacing w:val="-4"/>
        </w:rPr>
        <w:t xml:space="preserve"> </w:t>
      </w:r>
      <w:r>
        <w:rPr>
          <w:color w:val="2D3748"/>
        </w:rPr>
        <w:t>Sept</w:t>
      </w:r>
      <w:r>
        <w:rPr>
          <w:color w:val="2D3748"/>
          <w:spacing w:val="-5"/>
        </w:rPr>
        <w:t xml:space="preserve"> </w:t>
      </w:r>
      <w:r>
        <w:rPr>
          <w:color w:val="2D3748"/>
        </w:rPr>
        <w:t>action</w:t>
      </w:r>
      <w:r>
        <w:rPr>
          <w:color w:val="2D3748"/>
          <w:spacing w:val="-4"/>
        </w:rPr>
        <w:t xml:space="preserve"> </w:t>
      </w:r>
      <w:r>
        <w:rPr>
          <w:color w:val="2D3748"/>
        </w:rPr>
        <w:t>item</w:t>
      </w:r>
      <w:r>
        <w:rPr>
          <w:color w:val="2D3748"/>
          <w:spacing w:val="-4"/>
        </w:rPr>
        <w:t xml:space="preserve"> </w:t>
      </w:r>
      <w:r>
        <w:rPr>
          <w:color w:val="2D3748"/>
        </w:rPr>
        <w:t>states:</w:t>
      </w:r>
      <w:r>
        <w:rPr>
          <w:color w:val="2D3748"/>
          <w:spacing w:val="-5"/>
        </w:rPr>
        <w:t xml:space="preserve"> </w:t>
      </w:r>
      <w:r>
        <w:rPr>
          <w:rFonts w:ascii="Arial" w:hAnsi="Arial"/>
          <w:i/>
          <w:color w:val="2D3748"/>
        </w:rPr>
        <w:t>“remove</w:t>
      </w:r>
      <w:r>
        <w:rPr>
          <w:rFonts w:ascii="Arial" w:hAnsi="Arial"/>
          <w:i/>
          <w:color w:val="2D3748"/>
          <w:spacing w:val="-4"/>
        </w:rPr>
        <w:t xml:space="preserve"> </w:t>
      </w:r>
      <w:r>
        <w:rPr>
          <w:rFonts w:ascii="Arial" w:hAnsi="Arial"/>
          <w:i/>
          <w:color w:val="2D3748"/>
        </w:rPr>
        <w:t>doc</w:t>
      </w:r>
      <w:r>
        <w:rPr>
          <w:rFonts w:ascii="Arial" w:hAnsi="Arial"/>
          <w:i/>
          <w:color w:val="2D3748"/>
          <w:spacing w:val="-4"/>
        </w:rPr>
        <w:t xml:space="preserve"> </w:t>
      </w:r>
      <w:r>
        <w:rPr>
          <w:rFonts w:ascii="Arial" w:hAnsi="Arial"/>
          <w:i/>
          <w:color w:val="2D3748"/>
          <w:spacing w:val="-2"/>
        </w:rPr>
        <w:t>upload.”</w:t>
      </w:r>
    </w:p>
    <w:p w14:paraId="592D527E" w14:textId="77777777" w:rsidR="009F11CC" w:rsidRDefault="009F11CC">
      <w:pPr>
        <w:pStyle w:val="BodyText"/>
        <w:spacing w:before="3"/>
        <w:rPr>
          <w:rFonts w:ascii="Arial"/>
          <w:i/>
        </w:rPr>
      </w:pPr>
    </w:p>
    <w:p w14:paraId="592D527F" w14:textId="77777777" w:rsidR="009F11CC" w:rsidRDefault="00A972E5">
      <w:pPr>
        <w:pStyle w:val="ListParagraph"/>
        <w:numPr>
          <w:ilvl w:val="1"/>
          <w:numId w:val="2"/>
        </w:numPr>
        <w:tabs>
          <w:tab w:val="left" w:pos="600"/>
        </w:tabs>
        <w:spacing w:before="1" w:line="312" w:lineRule="auto"/>
        <w:ind w:right="369"/>
      </w:pPr>
      <w:r>
        <w:rPr>
          <w:rFonts w:ascii="Arial" w:hAnsi="Arial"/>
          <w:b/>
          <w:color w:val="2D3748"/>
        </w:rPr>
        <w:t xml:space="preserve">Ashutosh’s reasoning: </w:t>
      </w:r>
      <w:r>
        <w:rPr>
          <w:color w:val="2D3748"/>
        </w:rPr>
        <w:t xml:space="preserve">A standalone product (no Cosmos human in the loop) shouldn’t depend on a </w:t>
      </w:r>
      <w:proofErr w:type="gramStart"/>
      <w:r>
        <w:rPr>
          <w:color w:val="2D3748"/>
        </w:rPr>
        <w:t>Consultant</w:t>
      </w:r>
      <w:proofErr w:type="gramEnd"/>
      <w:r>
        <w:rPr>
          <w:color w:val="2D3748"/>
        </w:rPr>
        <w:t xml:space="preserve"> pre-uploading a client’s internal documents. It should pull from </w:t>
      </w:r>
      <w:r>
        <w:rPr>
          <w:rFonts w:ascii="Arial" w:hAnsi="Arial"/>
          <w:b/>
          <w:color w:val="2D3748"/>
        </w:rPr>
        <w:t>publicly</w:t>
      </w:r>
      <w:r>
        <w:rPr>
          <w:rFonts w:ascii="Arial" w:hAnsi="Arial"/>
          <w:b/>
          <w:color w:val="2D3748"/>
          <w:spacing w:val="-5"/>
        </w:rPr>
        <w:t xml:space="preserve"> </w:t>
      </w:r>
      <w:r>
        <w:rPr>
          <w:rFonts w:ascii="Arial" w:hAnsi="Arial"/>
          <w:b/>
          <w:color w:val="2D3748"/>
        </w:rPr>
        <w:t>available</w:t>
      </w:r>
      <w:r>
        <w:rPr>
          <w:rFonts w:ascii="Arial" w:hAnsi="Arial"/>
          <w:b/>
          <w:color w:val="2D3748"/>
          <w:spacing w:val="-5"/>
        </w:rPr>
        <w:t xml:space="preserve"> </w:t>
      </w:r>
      <w:r>
        <w:rPr>
          <w:rFonts w:ascii="Arial" w:hAnsi="Arial"/>
          <w:b/>
          <w:color w:val="2D3748"/>
        </w:rPr>
        <w:t>information</w:t>
      </w:r>
      <w:r>
        <w:rPr>
          <w:rFonts w:ascii="Arial" w:hAnsi="Arial"/>
          <w:b/>
          <w:color w:val="2D3748"/>
          <w:spacing w:val="-5"/>
        </w:rPr>
        <w:t xml:space="preserve"> </w:t>
      </w:r>
      <w:r>
        <w:rPr>
          <w:color w:val="2D3748"/>
        </w:rPr>
        <w:t>(ads,</w:t>
      </w:r>
      <w:r>
        <w:rPr>
          <w:color w:val="2D3748"/>
          <w:spacing w:val="-5"/>
        </w:rPr>
        <w:t xml:space="preserve"> </w:t>
      </w:r>
      <w:r>
        <w:rPr>
          <w:color w:val="2D3748"/>
        </w:rPr>
        <w:t>annual</w:t>
      </w:r>
      <w:r>
        <w:rPr>
          <w:color w:val="2D3748"/>
          <w:spacing w:val="-5"/>
        </w:rPr>
        <w:t xml:space="preserve"> </w:t>
      </w:r>
      <w:r>
        <w:rPr>
          <w:color w:val="2D3748"/>
        </w:rPr>
        <w:t>reports,</w:t>
      </w:r>
      <w:r>
        <w:rPr>
          <w:color w:val="2D3748"/>
          <w:spacing w:val="-5"/>
        </w:rPr>
        <w:t xml:space="preserve"> </w:t>
      </w:r>
      <w:r>
        <w:rPr>
          <w:color w:val="2D3748"/>
        </w:rPr>
        <w:t>website,</w:t>
      </w:r>
      <w:r>
        <w:rPr>
          <w:color w:val="2D3748"/>
          <w:spacing w:val="-5"/>
        </w:rPr>
        <w:t xml:space="preserve"> </w:t>
      </w:r>
      <w:r>
        <w:rPr>
          <w:color w:val="2D3748"/>
        </w:rPr>
        <w:t>social</w:t>
      </w:r>
      <w:r>
        <w:rPr>
          <w:color w:val="2D3748"/>
          <w:spacing w:val="-5"/>
        </w:rPr>
        <w:t xml:space="preserve"> </w:t>
      </w:r>
      <w:r>
        <w:rPr>
          <w:color w:val="2D3748"/>
        </w:rPr>
        <w:t>presence)</w:t>
      </w:r>
      <w:r>
        <w:rPr>
          <w:color w:val="2D3748"/>
          <w:spacing w:val="-5"/>
        </w:rPr>
        <w:t xml:space="preserve"> </w:t>
      </w:r>
      <w:r>
        <w:rPr>
          <w:color w:val="2D3748"/>
        </w:rPr>
        <w:t>instead</w:t>
      </w:r>
      <w:r>
        <w:rPr>
          <w:color w:val="2D3748"/>
          <w:spacing w:val="-5"/>
        </w:rPr>
        <w:t xml:space="preserve"> </w:t>
      </w:r>
      <w:r>
        <w:rPr>
          <w:color w:val="2D3748"/>
        </w:rPr>
        <w:t>— both because internal docs are “statements of intent” divorced from how a brand is actually perceived, and because a product cannot scale if every engagement requires a consultant to curate a document set first.</w:t>
      </w:r>
    </w:p>
    <w:p w14:paraId="592D5280" w14:textId="77777777" w:rsidR="009F11CC" w:rsidRDefault="00A972E5">
      <w:pPr>
        <w:pStyle w:val="ListParagraph"/>
        <w:numPr>
          <w:ilvl w:val="1"/>
          <w:numId w:val="2"/>
        </w:numPr>
        <w:tabs>
          <w:tab w:val="left" w:pos="599"/>
        </w:tabs>
        <w:spacing w:before="6"/>
        <w:ind w:left="599" w:hanging="359"/>
      </w:pPr>
      <w:r>
        <w:rPr>
          <w:rFonts w:ascii="Arial" w:hAnsi="Arial"/>
          <w:b/>
          <w:color w:val="2D3748"/>
        </w:rPr>
        <w:t>What’s</w:t>
      </w:r>
      <w:r>
        <w:rPr>
          <w:rFonts w:ascii="Arial" w:hAnsi="Arial"/>
          <w:b/>
          <w:color w:val="2D3748"/>
          <w:spacing w:val="-8"/>
        </w:rPr>
        <w:t xml:space="preserve"> </w:t>
      </w:r>
      <w:r>
        <w:rPr>
          <w:rFonts w:ascii="Arial" w:hAnsi="Arial"/>
          <w:b/>
          <w:color w:val="2D3748"/>
        </w:rPr>
        <w:t>built:</w:t>
      </w:r>
      <w:r>
        <w:rPr>
          <w:rFonts w:ascii="Arial" w:hAnsi="Arial"/>
          <w:b/>
          <w:color w:val="2D3748"/>
          <w:spacing w:val="-7"/>
        </w:rPr>
        <w:t xml:space="preserve"> </w:t>
      </w:r>
      <w:r>
        <w:rPr>
          <w:color w:val="2D3748"/>
        </w:rPr>
        <w:t>The</w:t>
      </w:r>
      <w:r>
        <w:rPr>
          <w:color w:val="2D3748"/>
          <w:spacing w:val="-8"/>
        </w:rPr>
        <w:t xml:space="preserve"> </w:t>
      </w:r>
      <w:r>
        <w:rPr>
          <w:color w:val="2D3748"/>
        </w:rPr>
        <w:t>entire</w:t>
      </w:r>
      <w:r>
        <w:rPr>
          <w:color w:val="2D3748"/>
          <w:spacing w:val="-7"/>
        </w:rPr>
        <w:t xml:space="preserve"> </w:t>
      </w:r>
      <w:r>
        <w:rPr>
          <w:color w:val="2D3748"/>
        </w:rPr>
        <w:t>Engagement</w:t>
      </w:r>
      <w:r>
        <w:rPr>
          <w:color w:val="2D3748"/>
          <w:spacing w:val="-8"/>
        </w:rPr>
        <w:t xml:space="preserve"> </w:t>
      </w:r>
      <w:r>
        <w:rPr>
          <w:color w:val="2D3748"/>
        </w:rPr>
        <w:t>Knowledge</w:t>
      </w:r>
      <w:r>
        <w:rPr>
          <w:color w:val="2D3748"/>
          <w:spacing w:val="-7"/>
        </w:rPr>
        <w:t xml:space="preserve"> </w:t>
      </w:r>
      <w:r>
        <w:rPr>
          <w:color w:val="2D3748"/>
        </w:rPr>
        <w:t>Base</w:t>
      </w:r>
      <w:r>
        <w:rPr>
          <w:color w:val="2D3748"/>
          <w:spacing w:val="-7"/>
        </w:rPr>
        <w:t xml:space="preserve"> </w:t>
      </w:r>
      <w:r>
        <w:rPr>
          <w:color w:val="2D3748"/>
          <w:spacing w:val="-10"/>
        </w:rPr>
        <w:t>—</w:t>
      </w:r>
    </w:p>
    <w:p w14:paraId="592D5281" w14:textId="77777777" w:rsidR="009F11CC" w:rsidRDefault="00A972E5">
      <w:pPr>
        <w:pStyle w:val="BodyText"/>
        <w:spacing w:before="77"/>
        <w:ind w:left="600"/>
      </w:pPr>
      <w:proofErr w:type="spellStart"/>
      <w:r>
        <w:rPr>
          <w:rFonts w:ascii="Consolas"/>
          <w:color w:val="2D3748"/>
          <w:shd w:val="clear" w:color="auto" w:fill="ECF1F6"/>
        </w:rPr>
        <w:t>project_artifacts</w:t>
      </w:r>
      <w:r>
        <w:rPr>
          <w:color w:val="2D3748"/>
        </w:rPr>
        <w:t>upload</w:t>
      </w:r>
      <w:proofErr w:type="spellEnd"/>
      <w:r>
        <w:rPr>
          <w:color w:val="2D3748"/>
        </w:rPr>
        <w:t>/list/delete,</w:t>
      </w:r>
      <w:r>
        <w:rPr>
          <w:color w:val="2D3748"/>
          <w:spacing w:val="-11"/>
        </w:rPr>
        <w:t xml:space="preserve"> </w:t>
      </w:r>
      <w:r>
        <w:rPr>
          <w:color w:val="2D3748"/>
        </w:rPr>
        <w:t>and</w:t>
      </w:r>
      <w:r>
        <w:rPr>
          <w:color w:val="2D3748"/>
          <w:spacing w:val="-11"/>
        </w:rPr>
        <w:t xml:space="preserve"> </w:t>
      </w:r>
      <w:r>
        <w:rPr>
          <w:color w:val="2D3748"/>
        </w:rPr>
        <w:t>the</w:t>
      </w:r>
      <w:r>
        <w:rPr>
          <w:color w:val="2D3748"/>
          <w:spacing w:val="-11"/>
        </w:rPr>
        <w:t xml:space="preserve"> </w:t>
      </w:r>
      <w:r>
        <w:rPr>
          <w:color w:val="2D3748"/>
        </w:rPr>
        <w:t>just-landed</w:t>
      </w:r>
      <w:r>
        <w:rPr>
          <w:color w:val="2D3748"/>
          <w:spacing w:val="-10"/>
        </w:rPr>
        <w:t xml:space="preserve"> </w:t>
      </w:r>
      <w:r>
        <w:rPr>
          <w:color w:val="2D3748"/>
        </w:rPr>
        <w:t>async</w:t>
      </w:r>
      <w:r>
        <w:rPr>
          <w:color w:val="2D3748"/>
          <w:spacing w:val="-11"/>
        </w:rPr>
        <w:t xml:space="preserve"> </w:t>
      </w:r>
      <w:r>
        <w:rPr>
          <w:color w:val="2D3748"/>
        </w:rPr>
        <w:t>ingestion</w:t>
      </w:r>
      <w:r>
        <w:rPr>
          <w:color w:val="2D3748"/>
          <w:spacing w:val="-11"/>
        </w:rPr>
        <w:t xml:space="preserve"> </w:t>
      </w:r>
      <w:r>
        <w:rPr>
          <w:color w:val="2D3748"/>
        </w:rPr>
        <w:t>pipeline</w:t>
      </w:r>
      <w:r>
        <w:rPr>
          <w:color w:val="2D3748"/>
          <w:spacing w:val="-10"/>
        </w:rPr>
        <w:t xml:space="preserve"> (</w:t>
      </w:r>
    </w:p>
    <w:p w14:paraId="592D5282" w14:textId="77777777" w:rsidR="009F11CC" w:rsidRDefault="00A972E5">
      <w:pPr>
        <w:pStyle w:val="BodyText"/>
        <w:spacing w:before="69"/>
        <w:ind w:left="600"/>
      </w:pPr>
      <w:r>
        <w:rPr>
          <w:rFonts w:ascii="Consolas"/>
          <w:color w:val="2D3748"/>
          <w:spacing w:val="-4"/>
          <w:shd w:val="clear" w:color="auto" w:fill="ECF1F6"/>
        </w:rPr>
        <w:t>.md</w:t>
      </w:r>
      <w:r>
        <w:rPr>
          <w:color w:val="2D3748"/>
          <w:spacing w:val="-4"/>
        </w:rPr>
        <w:t>/</w:t>
      </w:r>
    </w:p>
    <w:p w14:paraId="592D5283" w14:textId="77777777" w:rsidR="009F11CC" w:rsidRDefault="00A972E5">
      <w:pPr>
        <w:pStyle w:val="BodyText"/>
        <w:spacing w:before="68" w:line="307" w:lineRule="auto"/>
        <w:ind w:left="600" w:right="362"/>
      </w:pPr>
      <w:proofErr w:type="gramStart"/>
      <w:r>
        <w:rPr>
          <w:rFonts w:ascii="Consolas" w:hAnsi="Consolas"/>
          <w:color w:val="2D3748"/>
          <w:shd w:val="clear" w:color="auto" w:fill="ECF1F6"/>
        </w:rPr>
        <w:t>.</w:t>
      </w:r>
      <w:proofErr w:type="spellStart"/>
      <w:r>
        <w:rPr>
          <w:rFonts w:ascii="Consolas" w:hAnsi="Consolas"/>
          <w:color w:val="2D3748"/>
          <w:shd w:val="clear" w:color="auto" w:fill="ECF1F6"/>
        </w:rPr>
        <w:t>xlsx</w:t>
      </w:r>
      <w:r>
        <w:rPr>
          <w:color w:val="2D3748"/>
        </w:rPr>
        <w:t>support</w:t>
      </w:r>
      <w:proofErr w:type="spellEnd"/>
      <w:proofErr w:type="gramEnd"/>
      <w:r>
        <w:rPr>
          <w:color w:val="2D3748"/>
        </w:rPr>
        <w:t>,</w:t>
      </w:r>
      <w:r>
        <w:rPr>
          <w:color w:val="2D3748"/>
          <w:spacing w:val="-8"/>
        </w:rPr>
        <w:t xml:space="preserve"> </w:t>
      </w:r>
      <w:r>
        <w:rPr>
          <w:color w:val="2D3748"/>
        </w:rPr>
        <w:t>GCS</w:t>
      </w:r>
      <w:r>
        <w:rPr>
          <w:color w:val="2D3748"/>
          <w:spacing w:val="-8"/>
        </w:rPr>
        <w:t xml:space="preserve"> </w:t>
      </w:r>
      <w:r>
        <w:rPr>
          <w:color w:val="2D3748"/>
        </w:rPr>
        <w:t>staging,</w:t>
      </w:r>
      <w:r>
        <w:rPr>
          <w:color w:val="2D3748"/>
          <w:spacing w:val="-8"/>
        </w:rPr>
        <w:t xml:space="preserve"> </w:t>
      </w:r>
      <w:r>
        <w:rPr>
          <w:color w:val="2D3748"/>
        </w:rPr>
        <w:t>the</w:t>
      </w:r>
      <w:r>
        <w:rPr>
          <w:color w:val="2D3748"/>
          <w:spacing w:val="-8"/>
        </w:rPr>
        <w:t xml:space="preserve"> </w:t>
      </w:r>
      <w:proofErr w:type="spellStart"/>
      <w:r>
        <w:rPr>
          <w:color w:val="2D3748"/>
        </w:rPr>
        <w:t>Eventarc</w:t>
      </w:r>
      <w:proofErr w:type="spellEnd"/>
      <w:r>
        <w:rPr>
          <w:color w:val="2D3748"/>
          <w:spacing w:val="-8"/>
        </w:rPr>
        <w:t xml:space="preserve"> </w:t>
      </w:r>
      <w:r>
        <w:rPr>
          <w:color w:val="2D3748"/>
        </w:rPr>
        <w:t>processor,</w:t>
      </w:r>
      <w:r>
        <w:rPr>
          <w:color w:val="2D3748"/>
          <w:spacing w:val="-8"/>
        </w:rPr>
        <w:t xml:space="preserve"> </w:t>
      </w:r>
      <w:r>
        <w:rPr>
          <w:color w:val="2D3748"/>
        </w:rPr>
        <w:t>the</w:t>
      </w:r>
      <w:r>
        <w:rPr>
          <w:color w:val="2D3748"/>
          <w:spacing w:val="-8"/>
        </w:rPr>
        <w:t xml:space="preserve"> </w:t>
      </w:r>
      <w:r>
        <w:rPr>
          <w:color w:val="2D3748"/>
        </w:rPr>
        <w:t>Terraform</w:t>
      </w:r>
      <w:r>
        <w:rPr>
          <w:color w:val="2D3748"/>
          <w:spacing w:val="-8"/>
        </w:rPr>
        <w:t xml:space="preserve"> </w:t>
      </w:r>
      <w:proofErr w:type="gramStart"/>
      <w:r>
        <w:rPr>
          <w:color w:val="2D3748"/>
        </w:rPr>
        <w:t>module)</w:t>
      </w:r>
      <w:r>
        <w:rPr>
          <w:color w:val="2D3748"/>
          <w:spacing w:val="-8"/>
        </w:rPr>
        <w:t xml:space="preserve"> </w:t>
      </w:r>
      <w:r>
        <w:rPr>
          <w:color w:val="2D3748"/>
        </w:rPr>
        <w:t>—</w:t>
      </w:r>
      <w:proofErr w:type="gramEnd"/>
      <w:r>
        <w:rPr>
          <w:color w:val="2D3748"/>
          <w:spacing w:val="-8"/>
        </w:rPr>
        <w:t xml:space="preserve"> </w:t>
      </w:r>
      <w:r>
        <w:rPr>
          <w:color w:val="2D3748"/>
        </w:rPr>
        <w:t>is</w:t>
      </w:r>
      <w:r>
        <w:rPr>
          <w:color w:val="2D3748"/>
          <w:spacing w:val="-8"/>
        </w:rPr>
        <w:t xml:space="preserve"> </w:t>
      </w:r>
      <w:r>
        <w:rPr>
          <w:color w:val="2D3748"/>
        </w:rPr>
        <w:t xml:space="preserve">built entirely around </w:t>
      </w:r>
      <w:proofErr w:type="gramStart"/>
      <w:r>
        <w:rPr>
          <w:color w:val="2D3748"/>
        </w:rPr>
        <w:t>Consultant</w:t>
      </w:r>
      <w:proofErr w:type="gramEnd"/>
      <w:r>
        <w:rPr>
          <w:color w:val="2D3748"/>
        </w:rPr>
        <w:t>-uploaded documents. Nothing in the codebase currently performs public-web research.</w:t>
      </w:r>
    </w:p>
    <w:p w14:paraId="592D5284" w14:textId="77777777" w:rsidR="009F11CC" w:rsidRDefault="00A972E5">
      <w:pPr>
        <w:pStyle w:val="ListParagraph"/>
        <w:numPr>
          <w:ilvl w:val="1"/>
          <w:numId w:val="2"/>
        </w:numPr>
        <w:tabs>
          <w:tab w:val="left" w:pos="600"/>
        </w:tabs>
        <w:spacing w:before="9" w:line="312" w:lineRule="auto"/>
        <w:ind w:right="428"/>
      </w:pPr>
      <w:r>
        <w:rPr>
          <w:rFonts w:ascii="Arial" w:hAnsi="Arial"/>
          <w:b/>
          <w:color w:val="2D3748"/>
        </w:rPr>
        <w:t xml:space="preserve">The complicating evidence: </w:t>
      </w:r>
      <w:r>
        <w:rPr>
          <w:color w:val="2D3748"/>
        </w:rPr>
        <w:t>Later in the same call, Balaji explicitly asks Ashutosh for a library</w:t>
      </w:r>
      <w:r>
        <w:rPr>
          <w:color w:val="2D3748"/>
          <w:spacing w:val="-4"/>
        </w:rPr>
        <w:t xml:space="preserve"> </w:t>
      </w:r>
      <w:r>
        <w:rPr>
          <w:color w:val="2D3748"/>
        </w:rPr>
        <w:t>of</w:t>
      </w:r>
      <w:r>
        <w:rPr>
          <w:color w:val="2D3748"/>
          <w:spacing w:val="-4"/>
        </w:rPr>
        <w:t xml:space="preserve"> </w:t>
      </w:r>
      <w:r>
        <w:rPr>
          <w:color w:val="2D3748"/>
        </w:rPr>
        <w:t>case</w:t>
      </w:r>
      <w:r>
        <w:rPr>
          <w:color w:val="2D3748"/>
          <w:spacing w:val="-4"/>
        </w:rPr>
        <w:t xml:space="preserve"> </w:t>
      </w:r>
      <w:r>
        <w:rPr>
          <w:color w:val="2D3748"/>
        </w:rPr>
        <w:t>studies</w:t>
      </w:r>
      <w:r>
        <w:rPr>
          <w:color w:val="2D3748"/>
          <w:spacing w:val="-4"/>
        </w:rPr>
        <w:t xml:space="preserve"> </w:t>
      </w:r>
      <w:r>
        <w:rPr>
          <w:color w:val="2D3748"/>
        </w:rPr>
        <w:t>to</w:t>
      </w:r>
      <w:r>
        <w:rPr>
          <w:color w:val="2D3748"/>
          <w:spacing w:val="-4"/>
        </w:rPr>
        <w:t xml:space="preserve"> </w:t>
      </w:r>
      <w:r>
        <w:rPr>
          <w:color w:val="2D3748"/>
        </w:rPr>
        <w:t>preload</w:t>
      </w:r>
      <w:r>
        <w:rPr>
          <w:color w:val="2D3748"/>
          <w:spacing w:val="-4"/>
        </w:rPr>
        <w:t xml:space="preserve"> </w:t>
      </w:r>
      <w:r>
        <w:rPr>
          <w:color w:val="2D3748"/>
        </w:rPr>
        <w:t>during</w:t>
      </w:r>
      <w:r>
        <w:rPr>
          <w:color w:val="2D3748"/>
          <w:spacing w:val="-4"/>
        </w:rPr>
        <w:t xml:space="preserve"> </w:t>
      </w:r>
      <w:r>
        <w:rPr>
          <w:color w:val="2D3748"/>
        </w:rPr>
        <w:t>project</w:t>
      </w:r>
      <w:r>
        <w:rPr>
          <w:color w:val="2D3748"/>
          <w:spacing w:val="-4"/>
        </w:rPr>
        <w:t xml:space="preserve"> </w:t>
      </w:r>
      <w:r>
        <w:rPr>
          <w:color w:val="2D3748"/>
        </w:rPr>
        <w:t>setup,</w:t>
      </w:r>
      <w:r>
        <w:rPr>
          <w:color w:val="2D3748"/>
          <w:spacing w:val="-4"/>
        </w:rPr>
        <w:t xml:space="preserve"> </w:t>
      </w:r>
      <w:r>
        <w:rPr>
          <w:color w:val="2D3748"/>
        </w:rPr>
        <w:t>and</w:t>
      </w:r>
      <w:r>
        <w:rPr>
          <w:color w:val="2D3748"/>
          <w:spacing w:val="-4"/>
        </w:rPr>
        <w:t xml:space="preserve"> </w:t>
      </w:r>
      <w:r>
        <w:rPr>
          <w:color w:val="2D3748"/>
        </w:rPr>
        <w:t>Ashutosh</w:t>
      </w:r>
      <w:r>
        <w:rPr>
          <w:color w:val="2D3748"/>
          <w:spacing w:val="-4"/>
        </w:rPr>
        <w:t xml:space="preserve"> </w:t>
      </w:r>
      <w:r>
        <w:rPr>
          <w:color w:val="2D3748"/>
        </w:rPr>
        <w:t>agrees</w:t>
      </w:r>
      <w:r>
        <w:rPr>
          <w:color w:val="2D3748"/>
          <w:spacing w:val="-4"/>
        </w:rPr>
        <w:t xml:space="preserve"> </w:t>
      </w:r>
      <w:r>
        <w:rPr>
          <w:color w:val="2D3748"/>
        </w:rPr>
        <w:t>to</w:t>
      </w:r>
      <w:r>
        <w:rPr>
          <w:color w:val="2D3748"/>
          <w:spacing w:val="-4"/>
        </w:rPr>
        <w:t xml:space="preserve"> </w:t>
      </w:r>
      <w:r>
        <w:rPr>
          <w:color w:val="2D3748"/>
        </w:rPr>
        <w:t>send</w:t>
      </w:r>
      <w:r>
        <w:rPr>
          <w:color w:val="2D3748"/>
          <w:spacing w:val="-4"/>
        </w:rPr>
        <w:t xml:space="preserve"> </w:t>
      </w:r>
      <w:r>
        <w:rPr>
          <w:color w:val="2D3748"/>
        </w:rPr>
        <w:t>them</w:t>
      </w:r>
    </w:p>
    <w:p w14:paraId="592D5285" w14:textId="77777777" w:rsidR="009F11CC" w:rsidRDefault="00A972E5">
      <w:pPr>
        <w:pStyle w:val="ListParagraph"/>
        <w:numPr>
          <w:ilvl w:val="2"/>
          <w:numId w:val="2"/>
        </w:numPr>
        <w:tabs>
          <w:tab w:val="left" w:pos="880"/>
        </w:tabs>
        <w:spacing w:line="312" w:lineRule="auto"/>
        <w:ind w:right="465" w:firstLine="0"/>
      </w:pPr>
      <w:r>
        <w:rPr>
          <w:color w:val="2D3748"/>
        </w:rPr>
        <w:t>meaning</w:t>
      </w:r>
      <w:r>
        <w:rPr>
          <w:color w:val="2D3748"/>
          <w:spacing w:val="-4"/>
        </w:rPr>
        <w:t xml:space="preserve"> </w:t>
      </w:r>
      <w:r>
        <w:rPr>
          <w:color w:val="2D3748"/>
        </w:rPr>
        <w:t>curated</w:t>
      </w:r>
      <w:r>
        <w:rPr>
          <w:color w:val="2D3748"/>
          <w:spacing w:val="-4"/>
        </w:rPr>
        <w:t xml:space="preserve"> </w:t>
      </w:r>
      <w:r>
        <w:rPr>
          <w:color w:val="2D3748"/>
        </w:rPr>
        <w:t>upload</w:t>
      </w:r>
      <w:r>
        <w:rPr>
          <w:color w:val="2D3748"/>
          <w:spacing w:val="-4"/>
        </w:rPr>
        <w:t xml:space="preserve"> </w:t>
      </w:r>
      <w:r>
        <w:rPr>
          <w:color w:val="2D3748"/>
        </w:rPr>
        <w:t>content</w:t>
      </w:r>
      <w:r>
        <w:rPr>
          <w:color w:val="2D3748"/>
          <w:spacing w:val="-4"/>
        </w:rPr>
        <w:t xml:space="preserve"> </w:t>
      </w:r>
      <w:r>
        <w:rPr>
          <w:color w:val="2D3748"/>
        </w:rPr>
        <w:t>is</w:t>
      </w:r>
      <w:r>
        <w:rPr>
          <w:color w:val="2D3748"/>
          <w:spacing w:val="-4"/>
        </w:rPr>
        <w:t xml:space="preserve"> </w:t>
      </w:r>
      <w:r>
        <w:rPr>
          <w:color w:val="2D3748"/>
        </w:rPr>
        <w:t>not</w:t>
      </w:r>
      <w:r>
        <w:rPr>
          <w:color w:val="2D3748"/>
          <w:spacing w:val="-4"/>
        </w:rPr>
        <w:t xml:space="preserve"> </w:t>
      </w:r>
      <w:r>
        <w:rPr>
          <w:color w:val="2D3748"/>
        </w:rPr>
        <w:t>being</w:t>
      </w:r>
      <w:r>
        <w:rPr>
          <w:color w:val="2D3748"/>
          <w:spacing w:val="-4"/>
        </w:rPr>
        <w:t xml:space="preserve"> </w:t>
      </w:r>
      <w:r>
        <w:rPr>
          <w:color w:val="2D3748"/>
        </w:rPr>
        <w:t>abandoned</w:t>
      </w:r>
      <w:r>
        <w:rPr>
          <w:color w:val="2D3748"/>
          <w:spacing w:val="-4"/>
        </w:rPr>
        <w:t xml:space="preserve"> </w:t>
      </w:r>
      <w:r>
        <w:rPr>
          <w:color w:val="2D3748"/>
        </w:rPr>
        <w:t>wholesale;</w:t>
      </w:r>
      <w:r>
        <w:rPr>
          <w:color w:val="2D3748"/>
          <w:spacing w:val="-4"/>
        </w:rPr>
        <w:t xml:space="preserve"> </w:t>
      </w:r>
      <w:r>
        <w:rPr>
          <w:color w:val="2D3748"/>
        </w:rPr>
        <w:t>at</w:t>
      </w:r>
      <w:r>
        <w:rPr>
          <w:color w:val="2D3748"/>
          <w:spacing w:val="-4"/>
        </w:rPr>
        <w:t xml:space="preserve"> </w:t>
      </w:r>
      <w:r>
        <w:rPr>
          <w:color w:val="2D3748"/>
        </w:rPr>
        <w:t>minimum,</w:t>
      </w:r>
      <w:r>
        <w:rPr>
          <w:color w:val="2D3748"/>
          <w:spacing w:val="-4"/>
        </w:rPr>
        <w:t xml:space="preserve"> </w:t>
      </w:r>
      <w:r>
        <w:rPr>
          <w:color w:val="2D3748"/>
        </w:rPr>
        <w:t>case studies stay Consultant-supplied.</w:t>
      </w:r>
    </w:p>
    <w:p w14:paraId="592D5286" w14:textId="77777777" w:rsidR="009F11CC" w:rsidRPr="00497661" w:rsidRDefault="00A972E5">
      <w:pPr>
        <w:pStyle w:val="ListParagraph"/>
        <w:numPr>
          <w:ilvl w:val="1"/>
          <w:numId w:val="2"/>
        </w:numPr>
        <w:tabs>
          <w:tab w:val="left" w:pos="600"/>
        </w:tabs>
        <w:spacing w:line="312" w:lineRule="auto"/>
        <w:ind w:right="360"/>
      </w:pPr>
      <w:r>
        <w:rPr>
          <w:rFonts w:ascii="Arial" w:hAnsi="Arial"/>
          <w:b/>
          <w:color w:val="2D3748"/>
        </w:rPr>
        <w:t xml:space="preserve">Working interpretation (unconfirmed): </w:t>
      </w:r>
      <w:r>
        <w:rPr>
          <w:color w:val="2D3748"/>
        </w:rPr>
        <w:t xml:space="preserve">“Remove doc upload” was aimed at the </w:t>
      </w:r>
      <w:r>
        <w:rPr>
          <w:rFonts w:ascii="Arial" w:hAnsi="Arial"/>
          <w:i/>
          <w:color w:val="2D3748"/>
        </w:rPr>
        <w:t xml:space="preserve">company-background-research </w:t>
      </w:r>
      <w:r>
        <w:rPr>
          <w:color w:val="2D3748"/>
        </w:rPr>
        <w:t xml:space="preserve">documents that feed calibration, not </w:t>
      </w:r>
      <w:proofErr w:type="spellStart"/>
      <w:r>
        <w:rPr>
          <w:color w:val="2D3748"/>
        </w:rPr>
        <w:t>at</w:t>
      </w:r>
      <w:proofErr w:type="spellEnd"/>
      <w:r>
        <w:rPr>
          <w:color w:val="2D3748"/>
        </w:rPr>
        <w:t xml:space="preserve"> case-study</w:t>
      </w:r>
      <w:r>
        <w:rPr>
          <w:color w:val="2D3748"/>
          <w:spacing w:val="40"/>
        </w:rPr>
        <w:t xml:space="preserve"> </w:t>
      </w:r>
      <w:r>
        <w:rPr>
          <w:color w:val="2D3748"/>
        </w:rPr>
        <w:t>artifacts</w:t>
      </w:r>
      <w:r>
        <w:rPr>
          <w:color w:val="2D3748"/>
          <w:spacing w:val="-5"/>
        </w:rPr>
        <w:t xml:space="preserve"> </w:t>
      </w:r>
      <w:r>
        <w:rPr>
          <w:color w:val="2D3748"/>
        </w:rPr>
        <w:t>generally.</w:t>
      </w:r>
      <w:r>
        <w:rPr>
          <w:color w:val="2D3748"/>
          <w:spacing w:val="-5"/>
        </w:rPr>
        <w:t xml:space="preserve"> </w:t>
      </w:r>
      <w:r>
        <w:rPr>
          <w:color w:val="2D3748"/>
        </w:rPr>
        <w:t>This</w:t>
      </w:r>
      <w:r>
        <w:rPr>
          <w:color w:val="2D3748"/>
          <w:spacing w:val="-5"/>
        </w:rPr>
        <w:t xml:space="preserve"> </w:t>
      </w:r>
      <w:r>
        <w:rPr>
          <w:color w:val="2D3748"/>
        </w:rPr>
        <w:t>needs</w:t>
      </w:r>
      <w:r>
        <w:rPr>
          <w:color w:val="2D3748"/>
          <w:spacing w:val="-5"/>
        </w:rPr>
        <w:t xml:space="preserve"> </w:t>
      </w:r>
      <w:r>
        <w:rPr>
          <w:color w:val="2D3748"/>
        </w:rPr>
        <w:t>to</w:t>
      </w:r>
      <w:r>
        <w:rPr>
          <w:color w:val="2D3748"/>
          <w:spacing w:val="-5"/>
        </w:rPr>
        <w:t xml:space="preserve"> </w:t>
      </w:r>
      <w:r>
        <w:rPr>
          <w:color w:val="2D3748"/>
        </w:rPr>
        <w:t>be</w:t>
      </w:r>
      <w:r>
        <w:rPr>
          <w:color w:val="2D3748"/>
          <w:spacing w:val="-5"/>
        </w:rPr>
        <w:t xml:space="preserve"> </w:t>
      </w:r>
      <w:r>
        <w:rPr>
          <w:color w:val="2D3748"/>
        </w:rPr>
        <w:t>confirmed</w:t>
      </w:r>
      <w:r>
        <w:rPr>
          <w:color w:val="2D3748"/>
          <w:spacing w:val="-5"/>
        </w:rPr>
        <w:t xml:space="preserve"> </w:t>
      </w:r>
      <w:r>
        <w:rPr>
          <w:color w:val="2D3748"/>
        </w:rPr>
        <w:t>directly</w:t>
      </w:r>
      <w:r>
        <w:rPr>
          <w:color w:val="2D3748"/>
          <w:spacing w:val="-5"/>
        </w:rPr>
        <w:t xml:space="preserve"> </w:t>
      </w:r>
      <w:r>
        <w:rPr>
          <w:color w:val="2D3748"/>
        </w:rPr>
        <w:t>—</w:t>
      </w:r>
      <w:r>
        <w:rPr>
          <w:color w:val="2D3748"/>
          <w:spacing w:val="-5"/>
        </w:rPr>
        <w:t xml:space="preserve"> </w:t>
      </w:r>
      <w:r>
        <w:rPr>
          <w:color w:val="2D3748"/>
        </w:rPr>
        <w:t>right</w:t>
      </w:r>
      <w:r>
        <w:rPr>
          <w:color w:val="2D3748"/>
          <w:spacing w:val="-5"/>
        </w:rPr>
        <w:t xml:space="preserve"> </w:t>
      </w:r>
      <w:r>
        <w:rPr>
          <w:color w:val="2D3748"/>
        </w:rPr>
        <w:t>now</w:t>
      </w:r>
      <w:r>
        <w:rPr>
          <w:color w:val="2D3748"/>
          <w:spacing w:val="-5"/>
        </w:rPr>
        <w:t xml:space="preserve"> </w:t>
      </w:r>
      <w:r>
        <w:rPr>
          <w:color w:val="2D3748"/>
        </w:rPr>
        <w:t>the</w:t>
      </w:r>
      <w:r>
        <w:rPr>
          <w:color w:val="2D3748"/>
          <w:spacing w:val="-5"/>
        </w:rPr>
        <w:t xml:space="preserve"> </w:t>
      </w:r>
      <w:r>
        <w:rPr>
          <w:color w:val="2D3748"/>
        </w:rPr>
        <w:t>entire</w:t>
      </w:r>
      <w:r>
        <w:rPr>
          <w:color w:val="2D3748"/>
          <w:spacing w:val="-5"/>
        </w:rPr>
        <w:t xml:space="preserve"> </w:t>
      </w:r>
      <w:r>
        <w:rPr>
          <w:color w:val="2D3748"/>
        </w:rPr>
        <w:t>Engagement KB architecture assumes the opposite of what was stated on this call.</w:t>
      </w:r>
    </w:p>
    <w:p w14:paraId="11705DB7" w14:textId="77777777" w:rsidR="00D45F59" w:rsidRDefault="00D45F59" w:rsidP="00497661">
      <w:pPr>
        <w:tabs>
          <w:tab w:val="left" w:pos="600"/>
        </w:tabs>
        <w:spacing w:line="312" w:lineRule="auto"/>
        <w:ind w:right="360"/>
      </w:pPr>
    </w:p>
    <w:p w14:paraId="1A1EFED9" w14:textId="117D5D48" w:rsidR="00497661" w:rsidRDefault="00497661" w:rsidP="00497661">
      <w:pPr>
        <w:tabs>
          <w:tab w:val="left" w:pos="600"/>
        </w:tabs>
        <w:spacing w:line="312" w:lineRule="auto"/>
        <w:ind w:right="360"/>
        <w:rPr>
          <w:ins w:id="28" w:author="Ash Tiwari" w:date="2026-09-10T19:21:00Z" w16du:dateUtc="2026-09-10T13:51:00Z"/>
          <w:color w:val="EE0000"/>
        </w:rPr>
      </w:pPr>
      <w:r w:rsidRPr="00D45F59">
        <w:rPr>
          <w:b/>
          <w:bCs/>
          <w:color w:val="EE0000"/>
        </w:rPr>
        <w:t>Shiv view</w:t>
      </w:r>
      <w:r w:rsidR="00B547AC" w:rsidRPr="00D45F59">
        <w:rPr>
          <w:b/>
          <w:bCs/>
          <w:color w:val="EE0000"/>
        </w:rPr>
        <w:t>:</w:t>
      </w:r>
      <w:r w:rsidR="00B547AC" w:rsidRPr="00D45F59">
        <w:rPr>
          <w:color w:val="EE0000"/>
        </w:rPr>
        <w:t xml:space="preserve"> To me, this is a combination of </w:t>
      </w:r>
      <w:r w:rsidR="00D432C4" w:rsidRPr="00D45F59">
        <w:rPr>
          <w:color w:val="EE0000"/>
        </w:rPr>
        <w:t xml:space="preserve">internal documents from within a specific organisation across functions + any documents as a result of any engagement with Cosmos + </w:t>
      </w:r>
      <w:r w:rsidR="002F19A3" w:rsidRPr="00D45F59">
        <w:rPr>
          <w:color w:val="EE0000"/>
        </w:rPr>
        <w:t xml:space="preserve">Case studies from Cosmos that are built on the frameworks we are recommending for the capability product + </w:t>
      </w:r>
      <w:r w:rsidR="0011775E" w:rsidRPr="00D45F59">
        <w:rPr>
          <w:color w:val="EE0000"/>
        </w:rPr>
        <w:t xml:space="preserve">Baseline calibration </w:t>
      </w:r>
      <w:r w:rsidR="00D45F59" w:rsidRPr="00D45F59">
        <w:rPr>
          <w:color w:val="EE0000"/>
        </w:rPr>
        <w:t>that users can rely upon to do future work.</w:t>
      </w:r>
    </w:p>
    <w:p w14:paraId="3B1B7A73" w14:textId="77777777" w:rsidR="00043F5B" w:rsidRDefault="00043F5B" w:rsidP="00497661">
      <w:pPr>
        <w:tabs>
          <w:tab w:val="left" w:pos="600"/>
        </w:tabs>
        <w:spacing w:line="312" w:lineRule="auto"/>
        <w:ind w:right="360"/>
        <w:rPr>
          <w:ins w:id="29" w:author="Ash Tiwari" w:date="2026-09-10T19:21:00Z" w16du:dateUtc="2026-09-10T13:51:00Z"/>
          <w:color w:val="EE0000"/>
        </w:rPr>
      </w:pPr>
    </w:p>
    <w:p w14:paraId="65B9A528" w14:textId="16924431" w:rsidR="00043F5B" w:rsidRPr="00D45F59" w:rsidRDefault="00043F5B" w:rsidP="00497661">
      <w:pPr>
        <w:tabs>
          <w:tab w:val="left" w:pos="600"/>
        </w:tabs>
        <w:spacing w:line="312" w:lineRule="auto"/>
        <w:ind w:right="360"/>
        <w:rPr>
          <w:color w:val="EE0000"/>
        </w:rPr>
      </w:pPr>
      <w:ins w:id="30" w:author="Ash Tiwari" w:date="2026-09-10T19:21:00Z" w16du:dateUtc="2026-09-10T13:51:00Z">
        <w:r>
          <w:rPr>
            <w:color w:val="EE0000"/>
          </w:rPr>
          <w:t xml:space="preserve">Ash: </w:t>
        </w:r>
      </w:ins>
      <w:ins w:id="31" w:author="Ash Tiwari" w:date="2026-09-10T19:26:00Z" w16du:dateUtc="2026-09-10T13:56:00Z">
        <w:r>
          <w:rPr>
            <w:color w:val="EE0000"/>
          </w:rPr>
          <w:t>Three parts:</w:t>
        </w:r>
        <w:r>
          <w:rPr>
            <w:color w:val="EE0000"/>
          </w:rPr>
          <w:br/>
        </w:r>
        <w:r>
          <w:rPr>
            <w:color w:val="EE0000"/>
          </w:rPr>
          <w:br/>
          <w:t xml:space="preserve">1. </w:t>
        </w:r>
      </w:ins>
      <w:ins w:id="32" w:author="Ash Tiwari" w:date="2026-09-10T19:22:00Z" w16du:dateUtc="2026-09-10T13:52:00Z">
        <w:r>
          <w:rPr>
            <w:color w:val="EE0000"/>
          </w:rPr>
          <w:t>As before, no doc upload of company information</w:t>
        </w:r>
      </w:ins>
      <w:ins w:id="33" w:author="Ash Tiwari" w:date="2026-09-10T19:23:00Z" w16du:dateUtc="2026-09-10T13:53:00Z">
        <w:r>
          <w:rPr>
            <w:color w:val="EE0000"/>
          </w:rPr>
          <w:t xml:space="preserve"> should be required. </w:t>
        </w:r>
        <w:proofErr w:type="gramStart"/>
        <w:r>
          <w:rPr>
            <w:color w:val="EE0000"/>
          </w:rPr>
          <w:t>On</w:t>
        </w:r>
        <w:proofErr w:type="gramEnd"/>
        <w:r>
          <w:rPr>
            <w:color w:val="EE0000"/>
          </w:rPr>
          <w:t xml:space="preserve"> ingestion of publicly available data, it is useful only if content changes accurately </w:t>
        </w:r>
        <w:proofErr w:type="gramStart"/>
        <w:r>
          <w:rPr>
            <w:color w:val="EE0000"/>
          </w:rPr>
          <w:t>as a consequence</w:t>
        </w:r>
        <w:proofErr w:type="gramEnd"/>
        <w:r>
          <w:rPr>
            <w:color w:val="EE0000"/>
          </w:rPr>
          <w:t xml:space="preserve">. Else, it is nice to have. </w:t>
        </w:r>
        <w:r>
          <w:rPr>
            <w:color w:val="EE0000"/>
          </w:rPr>
          <w:br/>
        </w:r>
        <w:r>
          <w:rPr>
            <w:color w:val="EE0000"/>
          </w:rPr>
          <w:br/>
        </w:r>
      </w:ins>
      <w:ins w:id="34" w:author="Ash Tiwari" w:date="2026-09-10T19:26:00Z" w16du:dateUtc="2026-09-10T13:56:00Z">
        <w:r>
          <w:rPr>
            <w:color w:val="EE0000"/>
          </w:rPr>
          <w:t xml:space="preserve">2. </w:t>
        </w:r>
      </w:ins>
      <w:ins w:id="35" w:author="Ash Tiwari" w:date="2026-09-10T19:25:00Z" w16du:dateUtc="2026-09-10T13:55:00Z">
        <w:r>
          <w:rPr>
            <w:color w:val="EE0000"/>
          </w:rPr>
          <w:t xml:space="preserve">Now, we come to case studies. These are case studies that the user would have to solve as </w:t>
        </w:r>
        <w:proofErr w:type="spellStart"/>
        <w:r>
          <w:rPr>
            <w:color w:val="EE0000"/>
          </w:rPr>
          <w:t>xe</w:t>
        </w:r>
        <w:proofErr w:type="spellEnd"/>
        <w:r>
          <w:rPr>
            <w:color w:val="EE0000"/>
          </w:rPr>
          <w:t xml:space="preserve"> goes through the content.</w:t>
        </w:r>
      </w:ins>
      <w:ins w:id="36" w:author="Ash Tiwari" w:date="2026-09-10T19:26:00Z" w16du:dateUtc="2026-09-10T13:56:00Z">
        <w:r>
          <w:rPr>
            <w:color w:val="EE0000"/>
          </w:rPr>
          <w:t xml:space="preserve"> Ideally, there should be one case study which is not user category related. Co</w:t>
        </w:r>
      </w:ins>
      <w:ins w:id="37" w:author="Ash Tiwari" w:date="2026-09-10T19:27:00Z" w16du:dateUtc="2026-09-10T13:57:00Z">
        <w:r>
          <w:rPr>
            <w:color w:val="EE0000"/>
          </w:rPr>
          <w:t xml:space="preserve">rpus for this can be given and uploaded by Cosmos. The second case study should pertain to the company of the user and should be supplied by the user </w:t>
        </w:r>
        <w:proofErr w:type="gramStart"/>
        <w:r>
          <w:rPr>
            <w:color w:val="EE0000"/>
          </w:rPr>
          <w:t>on</w:t>
        </w:r>
        <w:proofErr w:type="gramEnd"/>
        <w:r>
          <w:rPr>
            <w:color w:val="EE0000"/>
          </w:rPr>
          <w:t xml:space="preserve"> a simple format. However, some users may not be ok despite product NDA etc. </w:t>
        </w:r>
      </w:ins>
      <w:ins w:id="38" w:author="Ash Tiwari" w:date="2026-09-10T19:28:00Z" w16du:dateUtc="2026-09-10T13:58:00Z">
        <w:r>
          <w:rPr>
            <w:color w:val="EE0000"/>
          </w:rPr>
          <w:t xml:space="preserve">So, this can be optional. They </w:t>
        </w:r>
        <w:r>
          <w:rPr>
            <w:color w:val="EE0000"/>
          </w:rPr>
          <w:lastRenderedPageBreak/>
          <w:t xml:space="preserve">could also mask or change sensitive figures. </w:t>
        </w:r>
      </w:ins>
      <w:ins w:id="39" w:author="Ash Tiwari" w:date="2026-09-10T19:26:00Z" w16du:dateUtc="2026-09-10T13:56:00Z">
        <w:r>
          <w:rPr>
            <w:color w:val="EE0000"/>
          </w:rPr>
          <w:br/>
        </w:r>
        <w:r>
          <w:rPr>
            <w:color w:val="EE0000"/>
          </w:rPr>
          <w:br/>
        </w:r>
      </w:ins>
      <w:ins w:id="40" w:author="Ash Tiwari" w:date="2026-09-10T19:28:00Z" w16du:dateUtc="2026-09-10T13:58:00Z">
        <w:r>
          <w:rPr>
            <w:color w:val="EE0000"/>
          </w:rPr>
          <w:t xml:space="preserve">3. Examples. Some of the examples can be drawn from Cosmos detailed work. For that, stuff might need to be uploaded from Cosmos corpus. </w:t>
        </w:r>
      </w:ins>
    </w:p>
    <w:p w14:paraId="592D5287" w14:textId="77777777" w:rsidR="009F11CC" w:rsidRPr="00D45F59" w:rsidRDefault="009F11CC">
      <w:pPr>
        <w:pStyle w:val="BodyText"/>
        <w:spacing w:before="114"/>
        <w:rPr>
          <w:color w:val="EE0000"/>
        </w:rPr>
      </w:pPr>
    </w:p>
    <w:p w14:paraId="592D5288" w14:textId="77777777" w:rsidR="009F11CC" w:rsidRDefault="00A972E5">
      <w:pPr>
        <w:pStyle w:val="Heading2"/>
        <w:numPr>
          <w:ilvl w:val="0"/>
          <w:numId w:val="2"/>
        </w:numPr>
        <w:tabs>
          <w:tab w:val="left" w:pos="353"/>
        </w:tabs>
        <w:spacing w:line="254" w:lineRule="auto"/>
        <w:ind w:left="0" w:right="402" w:firstLine="0"/>
      </w:pPr>
      <w:bookmarkStart w:id="41" w:name="3._Master_Questions_—_Reaffirmed,_but_Ke"/>
      <w:bookmarkEnd w:id="41"/>
      <w:r>
        <w:rPr>
          <w:color w:val="2A6BB0"/>
        </w:rPr>
        <w:t>Master</w:t>
      </w:r>
      <w:r>
        <w:rPr>
          <w:color w:val="2A6BB0"/>
          <w:spacing w:val="-6"/>
        </w:rPr>
        <w:t xml:space="preserve"> </w:t>
      </w:r>
      <w:r>
        <w:rPr>
          <w:color w:val="2A6BB0"/>
        </w:rPr>
        <w:t>Questions</w:t>
      </w:r>
      <w:r>
        <w:rPr>
          <w:color w:val="2A6BB0"/>
          <w:spacing w:val="-6"/>
        </w:rPr>
        <w:t xml:space="preserve"> </w:t>
      </w:r>
      <w:r>
        <w:rPr>
          <w:color w:val="2A6BB0"/>
        </w:rPr>
        <w:t>—</w:t>
      </w:r>
      <w:r>
        <w:rPr>
          <w:color w:val="2A6BB0"/>
          <w:spacing w:val="-6"/>
        </w:rPr>
        <w:t xml:space="preserve"> </w:t>
      </w:r>
      <w:r>
        <w:rPr>
          <w:color w:val="2A6BB0"/>
        </w:rPr>
        <w:t>Reaffirmed,</w:t>
      </w:r>
      <w:r>
        <w:rPr>
          <w:color w:val="2A6BB0"/>
          <w:spacing w:val="-6"/>
        </w:rPr>
        <w:t xml:space="preserve"> </w:t>
      </w:r>
      <w:r>
        <w:rPr>
          <w:color w:val="2A6BB0"/>
        </w:rPr>
        <w:t>but</w:t>
      </w:r>
      <w:r>
        <w:rPr>
          <w:color w:val="2A6BB0"/>
          <w:spacing w:val="-6"/>
        </w:rPr>
        <w:t xml:space="preserve"> </w:t>
      </w:r>
      <w:r>
        <w:rPr>
          <w:color w:val="2A6BB0"/>
        </w:rPr>
        <w:t>Keeps</w:t>
      </w:r>
      <w:r>
        <w:rPr>
          <w:color w:val="2A6BB0"/>
          <w:spacing w:val="-6"/>
        </w:rPr>
        <w:t xml:space="preserve"> </w:t>
      </w:r>
      <w:r>
        <w:rPr>
          <w:color w:val="2A6BB0"/>
        </w:rPr>
        <w:t>Resurfacing</w:t>
      </w:r>
      <w:r>
        <w:rPr>
          <w:color w:val="2A6BB0"/>
          <w:spacing w:val="-6"/>
        </w:rPr>
        <w:t xml:space="preserve"> </w:t>
      </w:r>
      <w:r>
        <w:rPr>
          <w:color w:val="2A6BB0"/>
        </w:rPr>
        <w:t>as an Open Question</w:t>
      </w:r>
    </w:p>
    <w:p w14:paraId="592D528A" w14:textId="77777777" w:rsidR="009F11CC" w:rsidRDefault="00A972E5">
      <w:pPr>
        <w:pStyle w:val="ListParagraph"/>
        <w:numPr>
          <w:ilvl w:val="1"/>
          <w:numId w:val="2"/>
        </w:numPr>
        <w:tabs>
          <w:tab w:val="left" w:pos="600"/>
        </w:tabs>
        <w:spacing w:before="65" w:line="309" w:lineRule="auto"/>
        <w:ind w:right="420"/>
      </w:pPr>
      <w:r>
        <w:rPr>
          <w:rFonts w:ascii="Arial" w:hAnsi="Arial"/>
          <w:b/>
          <w:color w:val="2D3748"/>
        </w:rPr>
        <w:t>26</w:t>
      </w:r>
      <w:r>
        <w:rPr>
          <w:rFonts w:ascii="Arial" w:hAnsi="Arial"/>
          <w:b/>
          <w:color w:val="2D3748"/>
          <w:spacing w:val="-5"/>
        </w:rPr>
        <w:t xml:space="preserve"> </w:t>
      </w:r>
      <w:r>
        <w:rPr>
          <w:rFonts w:ascii="Arial" w:hAnsi="Arial"/>
          <w:b/>
          <w:color w:val="2D3748"/>
        </w:rPr>
        <w:t>Aug</w:t>
      </w:r>
      <w:r>
        <w:rPr>
          <w:rFonts w:ascii="Arial" w:hAnsi="Arial"/>
          <w:b/>
          <w:color w:val="2D3748"/>
          <w:spacing w:val="-5"/>
        </w:rPr>
        <w:t xml:space="preserve"> </w:t>
      </w:r>
      <w:r>
        <w:rPr>
          <w:rFonts w:ascii="Arial" w:hAnsi="Arial"/>
          <w:b/>
          <w:color w:val="2D3748"/>
        </w:rPr>
        <w:t>decision</w:t>
      </w:r>
      <w:r>
        <w:rPr>
          <w:rFonts w:ascii="Arial" w:hAnsi="Arial"/>
          <w:b/>
          <w:color w:val="2D3748"/>
          <w:spacing w:val="-5"/>
        </w:rPr>
        <w:t xml:space="preserve"> </w:t>
      </w:r>
      <w:r>
        <w:rPr>
          <w:rFonts w:ascii="Arial" w:hAnsi="Arial"/>
          <w:b/>
          <w:color w:val="2D3748"/>
        </w:rPr>
        <w:t>(firm):</w:t>
      </w:r>
      <w:r>
        <w:rPr>
          <w:rFonts w:ascii="Arial" w:hAnsi="Arial"/>
          <w:b/>
          <w:color w:val="2D3748"/>
          <w:spacing w:val="-5"/>
        </w:rPr>
        <w:t xml:space="preserve"> </w:t>
      </w:r>
      <w:r>
        <w:rPr>
          <w:color w:val="2D3748"/>
        </w:rPr>
        <w:t>Master/anchor</w:t>
      </w:r>
      <w:r>
        <w:rPr>
          <w:color w:val="2D3748"/>
          <w:spacing w:val="-5"/>
        </w:rPr>
        <w:t xml:space="preserve"> </w:t>
      </w:r>
      <w:r>
        <w:rPr>
          <w:color w:val="2D3748"/>
        </w:rPr>
        <w:t>questions</w:t>
      </w:r>
      <w:r>
        <w:rPr>
          <w:color w:val="2D3748"/>
          <w:spacing w:val="-5"/>
        </w:rPr>
        <w:t xml:space="preserve"> </w:t>
      </w:r>
      <w:r>
        <w:rPr>
          <w:color w:val="2D3748"/>
        </w:rPr>
        <w:t>must</w:t>
      </w:r>
      <w:r>
        <w:rPr>
          <w:color w:val="2D3748"/>
          <w:spacing w:val="-5"/>
        </w:rPr>
        <w:t xml:space="preserve"> </w:t>
      </w:r>
      <w:r>
        <w:rPr>
          <w:color w:val="2D3748"/>
        </w:rPr>
        <w:t>be</w:t>
      </w:r>
      <w:r>
        <w:rPr>
          <w:color w:val="2D3748"/>
          <w:spacing w:val="-5"/>
        </w:rPr>
        <w:t xml:space="preserve"> </w:t>
      </w:r>
      <w:r>
        <w:rPr>
          <w:rFonts w:ascii="Arial" w:hAnsi="Arial"/>
          <w:b/>
          <w:color w:val="2D3748"/>
        </w:rPr>
        <w:t>human-authored</w:t>
      </w:r>
      <w:r>
        <w:rPr>
          <w:rFonts w:ascii="Arial" w:hAnsi="Arial"/>
          <w:b/>
          <w:color w:val="2D3748"/>
          <w:spacing w:val="-5"/>
        </w:rPr>
        <w:t xml:space="preserve"> </w:t>
      </w:r>
      <w:r>
        <w:rPr>
          <w:rFonts w:ascii="Arial" w:hAnsi="Arial"/>
          <w:b/>
          <w:color w:val="2D3748"/>
        </w:rPr>
        <w:t>Consultant IP, never AI-generated</w:t>
      </w:r>
      <w:r>
        <w:rPr>
          <w:color w:val="2D3748"/>
        </w:rPr>
        <w:t xml:space="preserve">; only the follow-up drill-down is AI. This is what is built — </w:t>
      </w:r>
      <w:proofErr w:type="spellStart"/>
      <w:r>
        <w:rPr>
          <w:rFonts w:ascii="Consolas" w:hAnsi="Consolas"/>
          <w:color w:val="2D3748"/>
          <w:shd w:val="clear" w:color="auto" w:fill="ECF1F6"/>
        </w:rPr>
        <w:t>chat_engine.py</w:t>
      </w:r>
      <w:r>
        <w:rPr>
          <w:color w:val="2D3748"/>
        </w:rPr>
        <w:t>’s</w:t>
      </w:r>
      <w:proofErr w:type="spellEnd"/>
      <w:r>
        <w:rPr>
          <w:color w:val="2D3748"/>
        </w:rPr>
        <w:t xml:space="preserve"> fixed master questions + probe-then-escalate follow-up loop, and Framework Authoring Mode for Consultant editing.</w:t>
      </w:r>
    </w:p>
    <w:p w14:paraId="592D528B" w14:textId="77777777" w:rsidR="009F11CC" w:rsidRDefault="00A972E5">
      <w:pPr>
        <w:pStyle w:val="ListParagraph"/>
        <w:numPr>
          <w:ilvl w:val="1"/>
          <w:numId w:val="2"/>
        </w:numPr>
        <w:tabs>
          <w:tab w:val="left" w:pos="600"/>
        </w:tabs>
        <w:spacing w:before="4" w:line="312" w:lineRule="auto"/>
        <w:ind w:right="416"/>
      </w:pPr>
      <w:r>
        <w:rPr>
          <w:rFonts w:ascii="Arial" w:hAnsi="Arial"/>
          <w:b/>
          <w:color w:val="2D3748"/>
        </w:rPr>
        <w:t>2</w:t>
      </w:r>
      <w:r>
        <w:rPr>
          <w:rFonts w:ascii="Arial" w:hAnsi="Arial"/>
          <w:b/>
          <w:color w:val="2D3748"/>
          <w:spacing w:val="-4"/>
        </w:rPr>
        <w:t xml:space="preserve"> </w:t>
      </w:r>
      <w:r>
        <w:rPr>
          <w:rFonts w:ascii="Arial" w:hAnsi="Arial"/>
          <w:b/>
          <w:color w:val="2D3748"/>
        </w:rPr>
        <w:t>Sept:</w:t>
      </w:r>
      <w:r>
        <w:rPr>
          <w:rFonts w:ascii="Arial" w:hAnsi="Arial"/>
          <w:b/>
          <w:color w:val="2D3748"/>
          <w:spacing w:val="-4"/>
        </w:rPr>
        <w:t xml:space="preserve"> </w:t>
      </w:r>
      <w:r>
        <w:rPr>
          <w:color w:val="2D3748"/>
        </w:rPr>
        <w:t>Ashutosh</w:t>
      </w:r>
      <w:r>
        <w:rPr>
          <w:color w:val="2D3748"/>
          <w:spacing w:val="-4"/>
        </w:rPr>
        <w:t xml:space="preserve"> </w:t>
      </w:r>
      <w:r>
        <w:rPr>
          <w:color w:val="2D3748"/>
        </w:rPr>
        <w:t>mused</w:t>
      </w:r>
      <w:r>
        <w:rPr>
          <w:color w:val="2D3748"/>
          <w:spacing w:val="-4"/>
        </w:rPr>
        <w:t xml:space="preserve"> </w:t>
      </w:r>
      <w:r>
        <w:rPr>
          <w:color w:val="2D3748"/>
        </w:rPr>
        <w:t>aloud</w:t>
      </w:r>
      <w:r>
        <w:rPr>
          <w:color w:val="2D3748"/>
          <w:spacing w:val="-4"/>
        </w:rPr>
        <w:t xml:space="preserve"> </w:t>
      </w:r>
      <w:r>
        <w:rPr>
          <w:color w:val="2D3748"/>
        </w:rPr>
        <w:t>about</w:t>
      </w:r>
      <w:r>
        <w:rPr>
          <w:color w:val="2D3748"/>
          <w:spacing w:val="-4"/>
        </w:rPr>
        <w:t xml:space="preserve"> </w:t>
      </w:r>
      <w:r>
        <w:rPr>
          <w:color w:val="2D3748"/>
        </w:rPr>
        <w:t>eventually</w:t>
      </w:r>
      <w:r>
        <w:rPr>
          <w:color w:val="2D3748"/>
          <w:spacing w:val="-4"/>
        </w:rPr>
        <w:t xml:space="preserve"> </w:t>
      </w:r>
      <w:r>
        <w:rPr>
          <w:color w:val="2D3748"/>
        </w:rPr>
        <w:t>letting</w:t>
      </w:r>
      <w:r>
        <w:rPr>
          <w:color w:val="2D3748"/>
          <w:spacing w:val="-4"/>
        </w:rPr>
        <w:t xml:space="preserve"> </w:t>
      </w:r>
      <w:r>
        <w:rPr>
          <w:color w:val="2D3748"/>
        </w:rPr>
        <w:t>AI</w:t>
      </w:r>
      <w:r>
        <w:rPr>
          <w:color w:val="2D3748"/>
          <w:spacing w:val="-4"/>
        </w:rPr>
        <w:t xml:space="preserve"> </w:t>
      </w:r>
      <w:r>
        <w:rPr>
          <w:color w:val="2D3748"/>
        </w:rPr>
        <w:t>generate</w:t>
      </w:r>
      <w:r>
        <w:rPr>
          <w:color w:val="2D3748"/>
          <w:spacing w:val="-4"/>
        </w:rPr>
        <w:t xml:space="preserve"> </w:t>
      </w:r>
      <w:r>
        <w:rPr>
          <w:color w:val="2D3748"/>
        </w:rPr>
        <w:t>master</w:t>
      </w:r>
      <w:r>
        <w:rPr>
          <w:color w:val="2D3748"/>
          <w:spacing w:val="-4"/>
        </w:rPr>
        <w:t xml:space="preserve"> </w:t>
      </w:r>
      <w:r>
        <w:rPr>
          <w:color w:val="2D3748"/>
        </w:rPr>
        <w:t>questions</w:t>
      </w:r>
      <w:r>
        <w:rPr>
          <w:color w:val="2D3748"/>
          <w:spacing w:val="-4"/>
        </w:rPr>
        <w:t xml:space="preserve"> </w:t>
      </w:r>
      <w:r>
        <w:rPr>
          <w:color w:val="2D3748"/>
        </w:rPr>
        <w:t>too, once trained on enough iterations (</w:t>
      </w:r>
      <w:r>
        <w:rPr>
          <w:rFonts w:ascii="Arial" w:hAnsi="Arial"/>
          <w:i/>
          <w:color w:val="2D3748"/>
        </w:rPr>
        <w:t>“if AI actually gets trained on how to generate the questions... I’m perfectly fine with AI generating the questions also without any intervention”</w:t>
      </w:r>
      <w:r>
        <w:rPr>
          <w:color w:val="2D3748"/>
        </w:rPr>
        <w:t xml:space="preserve">). Shiv pushed back immediately — </w:t>
      </w:r>
      <w:r>
        <w:rPr>
          <w:rFonts w:ascii="Arial" w:hAnsi="Arial"/>
          <w:i/>
          <w:color w:val="2D3748"/>
        </w:rPr>
        <w:t xml:space="preserve">“there has to be a Cosmos stamp on it... the fundamental primary questions have to be designed by us” </w:t>
      </w:r>
      <w:r>
        <w:rPr>
          <w:color w:val="2D3748"/>
        </w:rPr>
        <w:t>— and Ashutosh agreed.</w:t>
      </w:r>
    </w:p>
    <w:p w14:paraId="592D528C" w14:textId="77777777" w:rsidR="009F11CC" w:rsidRPr="00EB4469" w:rsidRDefault="00A972E5">
      <w:pPr>
        <w:pStyle w:val="ListParagraph"/>
        <w:numPr>
          <w:ilvl w:val="1"/>
          <w:numId w:val="2"/>
        </w:numPr>
        <w:tabs>
          <w:tab w:val="left" w:pos="600"/>
        </w:tabs>
        <w:spacing w:before="6" w:line="312" w:lineRule="auto"/>
        <w:ind w:right="404"/>
      </w:pPr>
      <w:r>
        <w:rPr>
          <w:rFonts w:ascii="Arial" w:hAnsi="Arial"/>
          <w:b/>
          <w:color w:val="2D3748"/>
        </w:rPr>
        <w:t>Status:</w:t>
      </w:r>
      <w:r>
        <w:rPr>
          <w:rFonts w:ascii="Arial" w:hAnsi="Arial"/>
          <w:b/>
          <w:color w:val="2D3748"/>
          <w:spacing w:val="-1"/>
        </w:rPr>
        <w:t xml:space="preserve"> </w:t>
      </w:r>
      <w:r>
        <w:rPr>
          <w:color w:val="2D3748"/>
        </w:rPr>
        <w:t>Built</w:t>
      </w:r>
      <w:r>
        <w:rPr>
          <w:color w:val="2D3748"/>
          <w:spacing w:val="-1"/>
        </w:rPr>
        <w:t xml:space="preserve"> </w:t>
      </w:r>
      <w:r>
        <w:rPr>
          <w:color w:val="2D3748"/>
        </w:rPr>
        <w:t>behavior</w:t>
      </w:r>
      <w:r>
        <w:rPr>
          <w:color w:val="2D3748"/>
          <w:spacing w:val="-1"/>
        </w:rPr>
        <w:t xml:space="preserve"> </w:t>
      </w:r>
      <w:r>
        <w:rPr>
          <w:color w:val="2D3748"/>
        </w:rPr>
        <w:t>is</w:t>
      </w:r>
      <w:r>
        <w:rPr>
          <w:color w:val="2D3748"/>
          <w:spacing w:val="-1"/>
        </w:rPr>
        <w:t xml:space="preserve"> </w:t>
      </w:r>
      <w:r>
        <w:rPr>
          <w:color w:val="2D3748"/>
        </w:rPr>
        <w:t>still</w:t>
      </w:r>
      <w:r>
        <w:rPr>
          <w:color w:val="2D3748"/>
          <w:spacing w:val="-1"/>
        </w:rPr>
        <w:t xml:space="preserve"> </w:t>
      </w:r>
      <w:r>
        <w:rPr>
          <w:color w:val="2D3748"/>
        </w:rPr>
        <w:t>correct</w:t>
      </w:r>
      <w:r>
        <w:rPr>
          <w:color w:val="2D3748"/>
          <w:spacing w:val="-1"/>
        </w:rPr>
        <w:t xml:space="preserve"> </w:t>
      </w:r>
      <w:r>
        <w:rPr>
          <w:color w:val="2D3748"/>
        </w:rPr>
        <w:t>as</w:t>
      </w:r>
      <w:r>
        <w:rPr>
          <w:color w:val="2D3748"/>
          <w:spacing w:val="-1"/>
        </w:rPr>
        <w:t xml:space="preserve"> </w:t>
      </w:r>
      <w:r>
        <w:rPr>
          <w:color w:val="2D3748"/>
        </w:rPr>
        <w:t>of</w:t>
      </w:r>
      <w:r>
        <w:rPr>
          <w:color w:val="2D3748"/>
          <w:spacing w:val="-1"/>
        </w:rPr>
        <w:t xml:space="preserve"> </w:t>
      </w:r>
      <w:r>
        <w:rPr>
          <w:color w:val="2D3748"/>
        </w:rPr>
        <w:t>the</w:t>
      </w:r>
      <w:r>
        <w:rPr>
          <w:color w:val="2D3748"/>
          <w:spacing w:val="-1"/>
        </w:rPr>
        <w:t xml:space="preserve"> </w:t>
      </w:r>
      <w:r>
        <w:rPr>
          <w:color w:val="2D3748"/>
        </w:rPr>
        <w:t>latest</w:t>
      </w:r>
      <w:r>
        <w:rPr>
          <w:color w:val="2D3748"/>
          <w:spacing w:val="-1"/>
        </w:rPr>
        <w:t xml:space="preserve"> </w:t>
      </w:r>
      <w:r>
        <w:rPr>
          <w:color w:val="2D3748"/>
        </w:rPr>
        <w:t>call.</w:t>
      </w:r>
      <w:r>
        <w:rPr>
          <w:color w:val="2D3748"/>
          <w:spacing w:val="-1"/>
        </w:rPr>
        <w:t xml:space="preserve"> </w:t>
      </w:r>
      <w:r>
        <w:rPr>
          <w:color w:val="2D3748"/>
        </w:rPr>
        <w:t>Flagged</w:t>
      </w:r>
      <w:r>
        <w:rPr>
          <w:color w:val="2D3748"/>
          <w:spacing w:val="-1"/>
        </w:rPr>
        <w:t xml:space="preserve"> </w:t>
      </w:r>
      <w:r>
        <w:rPr>
          <w:color w:val="2D3748"/>
        </w:rPr>
        <w:t>only</w:t>
      </w:r>
      <w:r>
        <w:rPr>
          <w:color w:val="2D3748"/>
          <w:spacing w:val="-1"/>
        </w:rPr>
        <w:t xml:space="preserve"> </w:t>
      </w:r>
      <w:r>
        <w:rPr>
          <w:color w:val="2D3748"/>
        </w:rPr>
        <w:t>because</w:t>
      </w:r>
      <w:r>
        <w:rPr>
          <w:color w:val="2D3748"/>
          <w:spacing w:val="-1"/>
        </w:rPr>
        <w:t xml:space="preserve"> </w:t>
      </w:r>
      <w:r>
        <w:rPr>
          <w:color w:val="2D3748"/>
        </w:rPr>
        <w:t>this</w:t>
      </w:r>
      <w:r>
        <w:rPr>
          <w:color w:val="2D3748"/>
          <w:spacing w:val="-1"/>
        </w:rPr>
        <w:t xml:space="preserve"> </w:t>
      </w:r>
      <w:r>
        <w:rPr>
          <w:color w:val="2D3748"/>
        </w:rPr>
        <w:t>keeps resurfacing</w:t>
      </w:r>
      <w:r>
        <w:rPr>
          <w:color w:val="2D3748"/>
          <w:spacing w:val="-4"/>
        </w:rPr>
        <w:t xml:space="preserve"> </w:t>
      </w:r>
      <w:r>
        <w:rPr>
          <w:color w:val="2D3748"/>
        </w:rPr>
        <w:t>as</w:t>
      </w:r>
      <w:r>
        <w:rPr>
          <w:color w:val="2D3748"/>
          <w:spacing w:val="-4"/>
        </w:rPr>
        <w:t xml:space="preserve"> </w:t>
      </w:r>
      <w:r>
        <w:rPr>
          <w:color w:val="2D3748"/>
        </w:rPr>
        <w:t>an</w:t>
      </w:r>
      <w:r>
        <w:rPr>
          <w:color w:val="2D3748"/>
          <w:spacing w:val="-4"/>
        </w:rPr>
        <w:t xml:space="preserve"> </w:t>
      </w:r>
      <w:r>
        <w:rPr>
          <w:color w:val="2D3748"/>
        </w:rPr>
        <w:t>open</w:t>
      </w:r>
      <w:r>
        <w:rPr>
          <w:color w:val="2D3748"/>
          <w:spacing w:val="-4"/>
        </w:rPr>
        <w:t xml:space="preserve"> </w:t>
      </w:r>
      <w:r>
        <w:rPr>
          <w:color w:val="2D3748"/>
        </w:rPr>
        <w:t>“maybe</w:t>
      </w:r>
      <w:r>
        <w:rPr>
          <w:color w:val="2D3748"/>
          <w:spacing w:val="-4"/>
        </w:rPr>
        <w:t xml:space="preserve"> </w:t>
      </w:r>
      <w:r>
        <w:rPr>
          <w:color w:val="2D3748"/>
        </w:rPr>
        <w:t>someday”</w:t>
      </w:r>
      <w:r>
        <w:rPr>
          <w:color w:val="2D3748"/>
          <w:spacing w:val="-4"/>
        </w:rPr>
        <w:t xml:space="preserve"> </w:t>
      </w:r>
      <w:r>
        <w:rPr>
          <w:color w:val="2D3748"/>
        </w:rPr>
        <w:t>question</w:t>
      </w:r>
      <w:r>
        <w:rPr>
          <w:color w:val="2D3748"/>
          <w:spacing w:val="-4"/>
        </w:rPr>
        <w:t xml:space="preserve"> </w:t>
      </w:r>
      <w:r>
        <w:rPr>
          <w:color w:val="2D3748"/>
        </w:rPr>
        <w:t>rather</w:t>
      </w:r>
      <w:r>
        <w:rPr>
          <w:color w:val="2D3748"/>
          <w:spacing w:val="-4"/>
        </w:rPr>
        <w:t xml:space="preserve"> </w:t>
      </w:r>
      <w:r>
        <w:rPr>
          <w:color w:val="2D3748"/>
        </w:rPr>
        <w:t>than</w:t>
      </w:r>
      <w:r>
        <w:rPr>
          <w:color w:val="2D3748"/>
          <w:spacing w:val="-4"/>
        </w:rPr>
        <w:t xml:space="preserve"> </w:t>
      </w:r>
      <w:r>
        <w:rPr>
          <w:color w:val="2D3748"/>
        </w:rPr>
        <w:t>a</w:t>
      </w:r>
      <w:r>
        <w:rPr>
          <w:color w:val="2D3748"/>
          <w:spacing w:val="-4"/>
        </w:rPr>
        <w:t xml:space="preserve"> </w:t>
      </w:r>
      <w:r>
        <w:rPr>
          <w:color w:val="2D3748"/>
        </w:rPr>
        <w:t>permanently</w:t>
      </w:r>
      <w:r>
        <w:rPr>
          <w:color w:val="2D3748"/>
          <w:spacing w:val="-4"/>
        </w:rPr>
        <w:t xml:space="preserve"> </w:t>
      </w:r>
      <w:r>
        <w:rPr>
          <w:color w:val="2D3748"/>
        </w:rPr>
        <w:t>closed</w:t>
      </w:r>
      <w:r>
        <w:rPr>
          <w:color w:val="2D3748"/>
          <w:spacing w:val="-4"/>
        </w:rPr>
        <w:t xml:space="preserve"> </w:t>
      </w:r>
      <w:r>
        <w:rPr>
          <w:color w:val="2D3748"/>
        </w:rPr>
        <w:t>one.</w:t>
      </w:r>
    </w:p>
    <w:p w14:paraId="6B1651D7" w14:textId="5087B5C7" w:rsidR="00EB4469" w:rsidRDefault="00EB4469" w:rsidP="00EB4469">
      <w:pPr>
        <w:tabs>
          <w:tab w:val="left" w:pos="600"/>
        </w:tabs>
        <w:spacing w:before="6" w:line="312" w:lineRule="auto"/>
        <w:ind w:right="404"/>
        <w:rPr>
          <w:ins w:id="42" w:author="Ash Tiwari" w:date="2026-09-10T19:29:00Z" w16du:dateUtc="2026-09-10T13:59:00Z"/>
          <w:color w:val="EE0000"/>
        </w:rPr>
      </w:pPr>
      <w:r w:rsidRPr="00526F2F">
        <w:rPr>
          <w:b/>
          <w:bCs/>
          <w:color w:val="EE0000"/>
        </w:rPr>
        <w:t>Shiv view:</w:t>
      </w:r>
      <w:r w:rsidRPr="00526F2F">
        <w:rPr>
          <w:color w:val="EE0000"/>
        </w:rPr>
        <w:t xml:space="preserve"> </w:t>
      </w:r>
      <w:r w:rsidR="009C402E" w:rsidRPr="00526F2F">
        <w:rPr>
          <w:color w:val="EE0000"/>
        </w:rPr>
        <w:t xml:space="preserve">Reiterating that the primary questions that are meant to provoke and trigger thinking have to be created by Cosmos. Follow on questions that </w:t>
      </w:r>
      <w:r w:rsidR="00DF37A3" w:rsidRPr="00526F2F">
        <w:rPr>
          <w:color w:val="EE0000"/>
        </w:rPr>
        <w:t xml:space="preserve">build upon the primary question may be created by AI as long as the objective is to drill down further from the primary question and it doesn’t switch directions. The </w:t>
      </w:r>
      <w:r w:rsidR="00321741" w:rsidRPr="00526F2F">
        <w:rPr>
          <w:color w:val="EE0000"/>
        </w:rPr>
        <w:t xml:space="preserve">AI capability should be designed to drill down to root cause or encourage the HOW </w:t>
      </w:r>
      <w:r w:rsidR="003C0071" w:rsidRPr="00526F2F">
        <w:rPr>
          <w:color w:val="EE0000"/>
        </w:rPr>
        <w:t xml:space="preserve">questions when it </w:t>
      </w:r>
      <w:proofErr w:type="spellStart"/>
      <w:r w:rsidR="003C0071" w:rsidRPr="00526F2F">
        <w:rPr>
          <w:color w:val="EE0000"/>
        </w:rPr>
        <w:t>recognises</w:t>
      </w:r>
      <w:proofErr w:type="spellEnd"/>
      <w:r w:rsidR="003C0071" w:rsidRPr="00526F2F">
        <w:rPr>
          <w:color w:val="EE0000"/>
        </w:rPr>
        <w:t xml:space="preserve"> generic or intellectual answers that do not articulate an execution </w:t>
      </w:r>
      <w:r w:rsidR="00526F2F" w:rsidRPr="00526F2F">
        <w:rPr>
          <w:color w:val="EE0000"/>
        </w:rPr>
        <w:t>plan.</w:t>
      </w:r>
    </w:p>
    <w:p w14:paraId="578AEB03" w14:textId="77777777" w:rsidR="00043F5B" w:rsidRDefault="00043F5B" w:rsidP="00EB4469">
      <w:pPr>
        <w:tabs>
          <w:tab w:val="left" w:pos="600"/>
        </w:tabs>
        <w:spacing w:before="6" w:line="312" w:lineRule="auto"/>
        <w:ind w:right="404"/>
        <w:rPr>
          <w:ins w:id="43" w:author="Ash Tiwari" w:date="2026-09-10T19:29:00Z" w16du:dateUtc="2026-09-10T13:59:00Z"/>
          <w:color w:val="EE0000"/>
        </w:rPr>
      </w:pPr>
    </w:p>
    <w:p w14:paraId="23FC2E8F" w14:textId="4804198D" w:rsidR="00043F5B" w:rsidRPr="00526F2F" w:rsidRDefault="00043F5B" w:rsidP="00EB4469">
      <w:pPr>
        <w:tabs>
          <w:tab w:val="left" w:pos="600"/>
        </w:tabs>
        <w:spacing w:before="6" w:line="312" w:lineRule="auto"/>
        <w:ind w:right="404"/>
        <w:rPr>
          <w:color w:val="EE0000"/>
        </w:rPr>
      </w:pPr>
      <w:ins w:id="44" w:author="Ash Tiwari" w:date="2026-09-10T19:29:00Z" w16du:dateUtc="2026-09-10T13:59:00Z">
        <w:r>
          <w:rPr>
            <w:color w:val="EE0000"/>
          </w:rPr>
          <w:t xml:space="preserve">Ash: </w:t>
        </w:r>
      </w:ins>
      <w:ins w:id="45" w:author="Ash Tiwari" w:date="2026-09-10T19:30:00Z" w16du:dateUtc="2026-09-10T14:00:00Z">
        <w:r>
          <w:rPr>
            <w:color w:val="EE0000"/>
          </w:rPr>
          <w:t>Let me explain. There are t</w:t>
        </w:r>
      </w:ins>
      <w:ins w:id="46" w:author="Ash Tiwari" w:date="2026-09-10T19:33:00Z" w16du:dateUtc="2026-09-10T14:03:00Z">
        <w:r w:rsidR="00ED126B">
          <w:rPr>
            <w:color w:val="EE0000"/>
          </w:rPr>
          <w:t>hree</w:t>
        </w:r>
      </w:ins>
      <w:ins w:id="47" w:author="Ash Tiwari" w:date="2026-09-10T19:30:00Z" w16du:dateUtc="2026-09-10T14:00:00Z">
        <w:r>
          <w:rPr>
            <w:color w:val="EE0000"/>
          </w:rPr>
          <w:t xml:space="preserve"> routes here</w:t>
        </w:r>
      </w:ins>
      <w:ins w:id="48" w:author="Ash Tiwari" w:date="2026-09-10T19:34:00Z" w16du:dateUtc="2026-09-10T14:04:00Z">
        <w:r w:rsidR="00ED126B">
          <w:rPr>
            <w:color w:val="EE0000"/>
          </w:rPr>
          <w:t xml:space="preserve"> for master questions.</w:t>
        </w:r>
      </w:ins>
      <w:ins w:id="49" w:author="Ash Tiwari" w:date="2026-09-10T19:30:00Z" w16du:dateUtc="2026-09-10T14:00:00Z">
        <w:r>
          <w:rPr>
            <w:color w:val="EE0000"/>
          </w:rPr>
          <w:t xml:space="preserve"> </w:t>
        </w:r>
      </w:ins>
      <w:ins w:id="50" w:author="Ash Tiwari" w:date="2026-09-10T19:31:00Z" w16du:dateUtc="2026-09-10T14:01:00Z">
        <w:r>
          <w:rPr>
            <w:color w:val="EE0000"/>
          </w:rPr>
          <w:t xml:space="preserve">Route 1: </w:t>
        </w:r>
      </w:ins>
      <w:ins w:id="51" w:author="Ash Tiwari" w:date="2026-09-10T19:30:00Z" w16du:dateUtc="2026-09-10T14:00:00Z">
        <w:r>
          <w:rPr>
            <w:color w:val="EE0000"/>
          </w:rPr>
          <w:t>Standard questions generated by Cosmos holding everything toget</w:t>
        </w:r>
      </w:ins>
      <w:ins w:id="52" w:author="Ash Tiwari" w:date="2026-09-10T19:31:00Z" w16du:dateUtc="2026-09-10T14:01:00Z">
        <w:r>
          <w:rPr>
            <w:color w:val="EE0000"/>
          </w:rPr>
          <w:t>her. These questions remain the same across users, across companies, across levels. Route 2: Question customization basis user inputs – we were discussing if there coul</w:t>
        </w:r>
      </w:ins>
      <w:ins w:id="53" w:author="Ash Tiwari" w:date="2026-09-10T19:32:00Z" w16du:dateUtc="2026-09-10T14:02:00Z">
        <w:r>
          <w:rPr>
            <w:color w:val="EE0000"/>
          </w:rPr>
          <w:t xml:space="preserve">d be a creative vs matter of fact rendering switch changing the tone and tenor of questions. Now, this could be Cosmos supplied or AI generated as per Cosmos way and Cosmos way related prompts. </w:t>
        </w:r>
      </w:ins>
      <w:ins w:id="54" w:author="Ash Tiwari" w:date="2026-09-10T19:33:00Z" w16du:dateUtc="2026-09-10T14:03:00Z">
        <w:r w:rsidR="00ED126B">
          <w:rPr>
            <w:color w:val="EE0000"/>
          </w:rPr>
          <w:t>Route 3: Question customization basis user identity. This can only be done by AI.</w:t>
        </w:r>
        <w:r w:rsidR="00ED126B">
          <w:rPr>
            <w:color w:val="EE0000"/>
          </w:rPr>
          <w:br/>
        </w:r>
        <w:r w:rsidR="00ED126B">
          <w:rPr>
            <w:color w:val="EE0000"/>
          </w:rPr>
          <w:br/>
          <w:t xml:space="preserve">So, which route to </w:t>
        </w:r>
      </w:ins>
      <w:ins w:id="55" w:author="Ash Tiwari" w:date="2026-09-10T19:34:00Z" w16du:dateUtc="2026-09-10T14:04:00Z">
        <w:r w:rsidR="00ED126B">
          <w:rPr>
            <w:color w:val="EE0000"/>
          </w:rPr>
          <w:t xml:space="preserve">choose. </w:t>
        </w:r>
        <w:proofErr w:type="gramStart"/>
        <w:r w:rsidR="00ED126B">
          <w:rPr>
            <w:color w:val="EE0000"/>
          </w:rPr>
          <w:t>Simplest</w:t>
        </w:r>
        <w:proofErr w:type="gramEnd"/>
        <w:r w:rsidR="00ED126B">
          <w:rPr>
            <w:color w:val="EE0000"/>
          </w:rPr>
          <w:t xml:space="preserve"> is Route 1. It is also preferred by me. (&amp; Shiv). However, we need to think about it as</w:t>
        </w:r>
      </w:ins>
      <w:ins w:id="56" w:author="Ash Tiwari" w:date="2026-09-10T19:36:00Z" w16du:dateUtc="2026-09-10T14:06:00Z">
        <w:r w:rsidR="00ED126B">
          <w:rPr>
            <w:color w:val="EE0000"/>
          </w:rPr>
          <w:t>,</w:t>
        </w:r>
      </w:ins>
      <w:ins w:id="57" w:author="Ash Tiwari" w:date="2026-09-10T19:34:00Z" w16du:dateUtc="2026-09-10T14:04:00Z">
        <w:r w:rsidR="00ED126B">
          <w:rPr>
            <w:color w:val="EE0000"/>
          </w:rPr>
          <w:t xml:space="preserve"> sta</w:t>
        </w:r>
      </w:ins>
      <w:ins w:id="58" w:author="Ash Tiwari" w:date="2026-09-10T19:35:00Z" w16du:dateUtc="2026-09-10T14:05:00Z">
        <w:r w:rsidR="00ED126B">
          <w:rPr>
            <w:color w:val="EE0000"/>
          </w:rPr>
          <w:t>ndard questions for scores of users</w:t>
        </w:r>
      </w:ins>
      <w:ins w:id="59" w:author="Ash Tiwari" w:date="2026-09-10T19:36:00Z" w16du:dateUtc="2026-09-10T14:06:00Z">
        <w:r w:rsidR="00ED126B">
          <w:rPr>
            <w:color w:val="EE0000"/>
          </w:rPr>
          <w:t>,</w:t>
        </w:r>
      </w:ins>
      <w:ins w:id="60" w:author="Ash Tiwari" w:date="2026-09-10T19:35:00Z" w16du:dateUtc="2026-09-10T14:05:00Z">
        <w:r w:rsidR="00ED126B">
          <w:rPr>
            <w:color w:val="EE0000"/>
          </w:rPr>
          <w:t xml:space="preserve"> is IP waiting to be leaked and copied. Plus, a user encountering the same product in two different roles, levels or companies and then seeing the same ques</w:t>
        </w:r>
      </w:ins>
      <w:ins w:id="61" w:author="Ash Tiwari" w:date="2026-09-10T19:36:00Z" w16du:dateUtc="2026-09-10T14:06:00Z">
        <w:r w:rsidR="00ED126B">
          <w:rPr>
            <w:color w:val="EE0000"/>
          </w:rPr>
          <w:t>tions could make the experience slightly underwhelming.</w:t>
        </w:r>
        <w:r w:rsidR="00ED126B">
          <w:rPr>
            <w:color w:val="EE0000"/>
          </w:rPr>
          <w:br/>
        </w:r>
        <w:r w:rsidR="00ED126B">
          <w:rPr>
            <w:color w:val="EE0000"/>
          </w:rPr>
          <w:lastRenderedPageBreak/>
          <w:t xml:space="preserve">Gut says Route 1 for now. </w:t>
        </w:r>
      </w:ins>
      <w:ins w:id="62" w:author="Ash Tiwari" w:date="2026-09-10T19:37:00Z" w16du:dateUtc="2026-09-10T14:07:00Z">
        <w:r w:rsidR="00ED126B">
          <w:rPr>
            <w:color w:val="EE0000"/>
          </w:rPr>
          <w:t xml:space="preserve">At best route 2. </w:t>
        </w:r>
      </w:ins>
      <w:proofErr w:type="gramStart"/>
      <w:ins w:id="63" w:author="Ash Tiwari" w:date="2026-09-10T19:36:00Z" w16du:dateUtc="2026-09-10T14:06:00Z">
        <w:r w:rsidR="00ED126B">
          <w:rPr>
            <w:color w:val="EE0000"/>
          </w:rPr>
          <w:t>B</w:t>
        </w:r>
      </w:ins>
      <w:ins w:id="64" w:author="Ash Tiwari" w:date="2026-09-10T19:37:00Z" w16du:dateUtc="2026-09-10T14:07:00Z">
        <w:r w:rsidR="00ED126B">
          <w:rPr>
            <w:color w:val="EE0000"/>
          </w:rPr>
          <w:t>ut,</w:t>
        </w:r>
        <w:proofErr w:type="gramEnd"/>
        <w:r w:rsidR="00ED126B">
          <w:rPr>
            <w:color w:val="EE0000"/>
          </w:rPr>
          <w:t xml:space="preserve"> let’s discuss.</w:t>
        </w:r>
      </w:ins>
    </w:p>
    <w:p w14:paraId="592D528D" w14:textId="77777777" w:rsidR="009F11CC" w:rsidRDefault="009F11CC">
      <w:pPr>
        <w:pStyle w:val="BodyText"/>
        <w:spacing w:before="111"/>
      </w:pPr>
    </w:p>
    <w:p w14:paraId="592D528E" w14:textId="77777777" w:rsidR="009F11CC" w:rsidRDefault="00A972E5">
      <w:pPr>
        <w:pStyle w:val="Heading2"/>
        <w:numPr>
          <w:ilvl w:val="0"/>
          <w:numId w:val="2"/>
        </w:numPr>
        <w:tabs>
          <w:tab w:val="left" w:pos="353"/>
        </w:tabs>
        <w:spacing w:line="254" w:lineRule="auto"/>
        <w:ind w:left="0" w:right="1214" w:firstLine="0"/>
      </w:pPr>
      <w:bookmarkStart w:id="65" w:name="4._New,_Concrete_Product_Requirements_fr"/>
      <w:bookmarkEnd w:id="65"/>
      <w:r>
        <w:rPr>
          <w:color w:val="2A6BB0"/>
        </w:rPr>
        <w:t>New,</w:t>
      </w:r>
      <w:r>
        <w:rPr>
          <w:color w:val="2A6BB0"/>
          <w:spacing w:val="-7"/>
        </w:rPr>
        <w:t xml:space="preserve"> </w:t>
      </w:r>
      <w:r>
        <w:rPr>
          <w:color w:val="2A6BB0"/>
        </w:rPr>
        <w:t>Concrete</w:t>
      </w:r>
      <w:r>
        <w:rPr>
          <w:color w:val="2A6BB0"/>
          <w:spacing w:val="-7"/>
        </w:rPr>
        <w:t xml:space="preserve"> </w:t>
      </w:r>
      <w:r>
        <w:rPr>
          <w:color w:val="2A6BB0"/>
        </w:rPr>
        <w:t>Product</w:t>
      </w:r>
      <w:r>
        <w:rPr>
          <w:color w:val="2A6BB0"/>
          <w:spacing w:val="-7"/>
        </w:rPr>
        <w:t xml:space="preserve"> </w:t>
      </w:r>
      <w:r>
        <w:rPr>
          <w:color w:val="2A6BB0"/>
        </w:rPr>
        <w:t>Requirements</w:t>
      </w:r>
      <w:r>
        <w:rPr>
          <w:color w:val="2A6BB0"/>
          <w:spacing w:val="-7"/>
        </w:rPr>
        <w:t xml:space="preserve"> </w:t>
      </w:r>
      <w:r>
        <w:rPr>
          <w:color w:val="2A6BB0"/>
        </w:rPr>
        <w:t>from</w:t>
      </w:r>
      <w:r>
        <w:rPr>
          <w:color w:val="2A6BB0"/>
          <w:spacing w:val="-7"/>
        </w:rPr>
        <w:t xml:space="preserve"> </w:t>
      </w:r>
      <w:r>
        <w:rPr>
          <w:color w:val="2A6BB0"/>
        </w:rPr>
        <w:t>the</w:t>
      </w:r>
      <w:r>
        <w:rPr>
          <w:color w:val="2A6BB0"/>
          <w:spacing w:val="-7"/>
        </w:rPr>
        <w:t xml:space="preserve"> </w:t>
      </w:r>
      <w:r>
        <w:rPr>
          <w:color w:val="2A6BB0"/>
        </w:rPr>
        <w:t>2</w:t>
      </w:r>
      <w:r>
        <w:rPr>
          <w:color w:val="2A6BB0"/>
          <w:spacing w:val="-7"/>
        </w:rPr>
        <w:t xml:space="preserve"> </w:t>
      </w:r>
      <w:r>
        <w:rPr>
          <w:color w:val="2A6BB0"/>
        </w:rPr>
        <w:t>Sept Demo — Not Yet Tracked Anywhere</w:t>
      </w:r>
    </w:p>
    <w:p w14:paraId="592D528F" w14:textId="77777777" w:rsidR="009F11CC" w:rsidRDefault="00A972E5">
      <w:pPr>
        <w:pStyle w:val="BodyText"/>
        <w:spacing w:before="178" w:line="312" w:lineRule="auto"/>
      </w:pPr>
      <w:r>
        <w:rPr>
          <w:color w:val="2D3748"/>
        </w:rPr>
        <w:t>Watching</w:t>
      </w:r>
      <w:r>
        <w:rPr>
          <w:color w:val="2D3748"/>
          <w:spacing w:val="-5"/>
        </w:rPr>
        <w:t xml:space="preserve"> </w:t>
      </w:r>
      <w:r>
        <w:rPr>
          <w:color w:val="2D3748"/>
        </w:rPr>
        <w:t>Balaji’s</w:t>
      </w:r>
      <w:r>
        <w:rPr>
          <w:color w:val="2D3748"/>
          <w:spacing w:val="-5"/>
        </w:rPr>
        <w:t xml:space="preserve"> </w:t>
      </w:r>
      <w:r>
        <w:rPr>
          <w:color w:val="2D3748"/>
        </w:rPr>
        <w:t>live</w:t>
      </w:r>
      <w:r>
        <w:rPr>
          <w:color w:val="2D3748"/>
          <w:spacing w:val="-5"/>
        </w:rPr>
        <w:t xml:space="preserve"> </w:t>
      </w:r>
      <w:r>
        <w:rPr>
          <w:color w:val="2D3748"/>
        </w:rPr>
        <w:t>demo,</w:t>
      </w:r>
      <w:r>
        <w:rPr>
          <w:color w:val="2D3748"/>
          <w:spacing w:val="-5"/>
        </w:rPr>
        <w:t xml:space="preserve"> </w:t>
      </w:r>
      <w:r>
        <w:rPr>
          <w:color w:val="2D3748"/>
        </w:rPr>
        <w:t>Ashutosh</w:t>
      </w:r>
      <w:r>
        <w:rPr>
          <w:color w:val="2D3748"/>
          <w:spacing w:val="-5"/>
        </w:rPr>
        <w:t xml:space="preserve"> </w:t>
      </w:r>
      <w:r>
        <w:rPr>
          <w:color w:val="2D3748"/>
        </w:rPr>
        <w:t>provided</w:t>
      </w:r>
      <w:r>
        <w:rPr>
          <w:color w:val="2D3748"/>
          <w:spacing w:val="-5"/>
        </w:rPr>
        <w:t xml:space="preserve"> </w:t>
      </w:r>
      <w:r>
        <w:rPr>
          <w:color w:val="2D3748"/>
        </w:rPr>
        <w:t>specific</w:t>
      </w:r>
      <w:r>
        <w:rPr>
          <w:color w:val="2D3748"/>
          <w:spacing w:val="-5"/>
        </w:rPr>
        <w:t xml:space="preserve"> </w:t>
      </w:r>
      <w:r>
        <w:rPr>
          <w:color w:val="2D3748"/>
        </w:rPr>
        <w:t>feedback</w:t>
      </w:r>
      <w:r>
        <w:rPr>
          <w:color w:val="2D3748"/>
          <w:spacing w:val="-5"/>
        </w:rPr>
        <w:t xml:space="preserve"> </w:t>
      </w:r>
      <w:r>
        <w:rPr>
          <w:color w:val="2D3748"/>
        </w:rPr>
        <w:t>that</w:t>
      </w:r>
      <w:r>
        <w:rPr>
          <w:color w:val="2D3748"/>
          <w:spacing w:val="-5"/>
        </w:rPr>
        <w:t xml:space="preserve"> </w:t>
      </w:r>
      <w:r>
        <w:rPr>
          <w:color w:val="2D3748"/>
        </w:rPr>
        <w:t>is</w:t>
      </w:r>
      <w:r>
        <w:rPr>
          <w:color w:val="2D3748"/>
          <w:spacing w:val="-5"/>
        </w:rPr>
        <w:t xml:space="preserve"> </w:t>
      </w:r>
      <w:r>
        <w:rPr>
          <w:color w:val="2D3748"/>
        </w:rPr>
        <w:t>not</w:t>
      </w:r>
      <w:r>
        <w:rPr>
          <w:color w:val="2D3748"/>
          <w:spacing w:val="-5"/>
        </w:rPr>
        <w:t xml:space="preserve"> </w:t>
      </w:r>
      <w:r>
        <w:rPr>
          <w:color w:val="2D3748"/>
        </w:rPr>
        <w:t>yet</w:t>
      </w:r>
      <w:r>
        <w:rPr>
          <w:color w:val="2D3748"/>
          <w:spacing w:val="-5"/>
        </w:rPr>
        <w:t xml:space="preserve"> </w:t>
      </w:r>
      <w:r>
        <w:rPr>
          <w:color w:val="2D3748"/>
        </w:rPr>
        <w:t>reflected</w:t>
      </w:r>
      <w:r>
        <w:rPr>
          <w:color w:val="2D3748"/>
          <w:spacing w:val="-5"/>
        </w:rPr>
        <w:t xml:space="preserve"> </w:t>
      </w:r>
      <w:r>
        <w:rPr>
          <w:color w:val="2D3748"/>
        </w:rPr>
        <w:t>in</w:t>
      </w:r>
      <w:r>
        <w:rPr>
          <w:color w:val="2D3748"/>
          <w:spacing w:val="-5"/>
        </w:rPr>
        <w:t xml:space="preserve"> </w:t>
      </w:r>
      <w:r>
        <w:rPr>
          <w:color w:val="2D3748"/>
        </w:rPr>
        <w:t xml:space="preserve">the </w:t>
      </w:r>
      <w:r>
        <w:rPr>
          <w:color w:val="2D3748"/>
          <w:spacing w:val="-2"/>
        </w:rPr>
        <w:t>roadmap:</w:t>
      </w:r>
    </w:p>
    <w:p w14:paraId="592D5290" w14:textId="77777777" w:rsidR="009F11CC" w:rsidRDefault="00A972E5">
      <w:pPr>
        <w:pStyle w:val="ListParagraph"/>
        <w:numPr>
          <w:ilvl w:val="1"/>
          <w:numId w:val="2"/>
        </w:numPr>
        <w:tabs>
          <w:tab w:val="left" w:pos="600"/>
        </w:tabs>
        <w:spacing w:before="182" w:line="312" w:lineRule="auto"/>
        <w:ind w:right="453"/>
      </w:pPr>
      <w:r>
        <w:rPr>
          <w:rFonts w:ascii="Arial" w:hAnsi="Arial"/>
          <w:b/>
          <w:color w:val="2D3748"/>
        </w:rPr>
        <w:t>No</w:t>
      </w:r>
      <w:r>
        <w:rPr>
          <w:rFonts w:ascii="Arial" w:hAnsi="Arial"/>
          <w:b/>
          <w:color w:val="2D3748"/>
          <w:spacing w:val="-1"/>
        </w:rPr>
        <w:t xml:space="preserve"> </w:t>
      </w:r>
      <w:r>
        <w:rPr>
          <w:rFonts w:ascii="Arial" w:hAnsi="Arial"/>
          <w:b/>
          <w:color w:val="2D3748"/>
        </w:rPr>
        <w:t>compound</w:t>
      </w:r>
      <w:r>
        <w:rPr>
          <w:rFonts w:ascii="Arial" w:hAnsi="Arial"/>
          <w:b/>
          <w:color w:val="2D3748"/>
          <w:spacing w:val="-1"/>
        </w:rPr>
        <w:t xml:space="preserve"> </w:t>
      </w:r>
      <w:r>
        <w:rPr>
          <w:rFonts w:ascii="Arial" w:hAnsi="Arial"/>
          <w:b/>
          <w:color w:val="2D3748"/>
        </w:rPr>
        <w:t>questions:</w:t>
      </w:r>
      <w:r>
        <w:rPr>
          <w:rFonts w:ascii="Arial" w:hAnsi="Arial"/>
          <w:b/>
          <w:color w:val="2D3748"/>
          <w:spacing w:val="-1"/>
        </w:rPr>
        <w:t xml:space="preserve"> </w:t>
      </w:r>
      <w:r>
        <w:rPr>
          <w:color w:val="2D3748"/>
        </w:rPr>
        <w:t>The</w:t>
      </w:r>
      <w:r>
        <w:rPr>
          <w:color w:val="2D3748"/>
          <w:spacing w:val="-1"/>
        </w:rPr>
        <w:t xml:space="preserve"> </w:t>
      </w:r>
      <w:r>
        <w:rPr>
          <w:color w:val="2D3748"/>
        </w:rPr>
        <w:t>demo</w:t>
      </w:r>
      <w:r>
        <w:rPr>
          <w:color w:val="2D3748"/>
          <w:spacing w:val="-1"/>
        </w:rPr>
        <w:t xml:space="preserve"> </w:t>
      </w:r>
      <w:r>
        <w:rPr>
          <w:color w:val="2D3748"/>
        </w:rPr>
        <w:t>question</w:t>
      </w:r>
      <w:r>
        <w:rPr>
          <w:color w:val="2D3748"/>
          <w:spacing w:val="-1"/>
        </w:rPr>
        <w:t xml:space="preserve"> </w:t>
      </w:r>
      <w:r>
        <w:rPr>
          <w:color w:val="2D3748"/>
        </w:rPr>
        <w:t>—</w:t>
      </w:r>
      <w:r>
        <w:rPr>
          <w:color w:val="2D3748"/>
          <w:spacing w:val="-1"/>
        </w:rPr>
        <w:t xml:space="preserve"> </w:t>
      </w:r>
      <w:r>
        <w:rPr>
          <w:rFonts w:ascii="Arial" w:hAnsi="Arial"/>
          <w:i/>
          <w:color w:val="2D3748"/>
        </w:rPr>
        <w:t>“What</w:t>
      </w:r>
      <w:r>
        <w:rPr>
          <w:rFonts w:ascii="Arial" w:hAnsi="Arial"/>
          <w:i/>
          <w:color w:val="2D3748"/>
          <w:spacing w:val="-1"/>
        </w:rPr>
        <w:t xml:space="preserve"> </w:t>
      </w:r>
      <w:r>
        <w:rPr>
          <w:rFonts w:ascii="Arial" w:hAnsi="Arial"/>
          <w:i/>
          <w:color w:val="2D3748"/>
        </w:rPr>
        <w:t>core</w:t>
      </w:r>
      <w:r>
        <w:rPr>
          <w:rFonts w:ascii="Arial" w:hAnsi="Arial"/>
          <w:i/>
          <w:color w:val="2D3748"/>
          <w:spacing w:val="-1"/>
        </w:rPr>
        <w:t xml:space="preserve"> </w:t>
      </w:r>
      <w:r>
        <w:rPr>
          <w:rFonts w:ascii="Arial" w:hAnsi="Arial"/>
          <w:i/>
          <w:color w:val="2D3748"/>
        </w:rPr>
        <w:t>brand</w:t>
      </w:r>
      <w:r>
        <w:rPr>
          <w:rFonts w:ascii="Arial" w:hAnsi="Arial"/>
          <w:i/>
          <w:color w:val="2D3748"/>
          <w:spacing w:val="-1"/>
        </w:rPr>
        <w:t xml:space="preserve"> </w:t>
      </w:r>
      <w:r>
        <w:rPr>
          <w:rFonts w:ascii="Arial" w:hAnsi="Arial"/>
          <w:i/>
          <w:color w:val="2D3748"/>
        </w:rPr>
        <w:t>attributes</w:t>
      </w:r>
      <w:r>
        <w:rPr>
          <w:rFonts w:ascii="Arial" w:hAnsi="Arial"/>
          <w:i/>
          <w:color w:val="2D3748"/>
          <w:spacing w:val="-1"/>
        </w:rPr>
        <w:t xml:space="preserve"> </w:t>
      </w:r>
      <w:r>
        <w:rPr>
          <w:rFonts w:ascii="Arial" w:hAnsi="Arial"/>
          <w:i/>
          <w:color w:val="2D3748"/>
        </w:rPr>
        <w:t>does</w:t>
      </w:r>
      <w:r>
        <w:rPr>
          <w:rFonts w:ascii="Arial" w:hAnsi="Arial"/>
          <w:i/>
          <w:color w:val="2D3748"/>
          <w:spacing w:val="-1"/>
        </w:rPr>
        <w:t xml:space="preserve"> </w:t>
      </w:r>
      <w:r>
        <w:rPr>
          <w:rFonts w:ascii="Arial" w:hAnsi="Arial"/>
          <w:i/>
          <w:color w:val="2D3748"/>
        </w:rPr>
        <w:t xml:space="preserve">your organization command, and in which market context does each attribute transition from strength to vulnerability?” </w:t>
      </w:r>
      <w:r>
        <w:rPr>
          <w:color w:val="2D3748"/>
        </w:rPr>
        <w:t>— combines two separate questions. Ashutosh instructed to break</w:t>
      </w:r>
      <w:r>
        <w:rPr>
          <w:color w:val="2D3748"/>
          <w:spacing w:val="-4"/>
        </w:rPr>
        <w:t xml:space="preserve"> </w:t>
      </w:r>
      <w:r>
        <w:rPr>
          <w:color w:val="2D3748"/>
        </w:rPr>
        <w:t>every</w:t>
      </w:r>
      <w:r>
        <w:rPr>
          <w:color w:val="2D3748"/>
          <w:spacing w:val="-4"/>
        </w:rPr>
        <w:t xml:space="preserve"> </w:t>
      </w:r>
      <w:r>
        <w:rPr>
          <w:color w:val="2D3748"/>
        </w:rPr>
        <w:t>compound</w:t>
      </w:r>
      <w:r>
        <w:rPr>
          <w:color w:val="2D3748"/>
          <w:spacing w:val="-4"/>
        </w:rPr>
        <w:t xml:space="preserve"> </w:t>
      </w:r>
      <w:r>
        <w:rPr>
          <w:color w:val="2D3748"/>
        </w:rPr>
        <w:t>question</w:t>
      </w:r>
      <w:r>
        <w:rPr>
          <w:color w:val="2D3748"/>
          <w:spacing w:val="-4"/>
        </w:rPr>
        <w:t xml:space="preserve"> </w:t>
      </w:r>
      <w:r>
        <w:rPr>
          <w:color w:val="2D3748"/>
        </w:rPr>
        <w:t>into</w:t>
      </w:r>
      <w:r>
        <w:rPr>
          <w:color w:val="2D3748"/>
          <w:spacing w:val="-4"/>
        </w:rPr>
        <w:t xml:space="preserve"> </w:t>
      </w:r>
      <w:r>
        <w:rPr>
          <w:color w:val="2D3748"/>
        </w:rPr>
        <w:t>sequential,</w:t>
      </w:r>
      <w:r>
        <w:rPr>
          <w:color w:val="2D3748"/>
          <w:spacing w:val="-4"/>
        </w:rPr>
        <w:t xml:space="preserve"> </w:t>
      </w:r>
      <w:r>
        <w:rPr>
          <w:color w:val="2D3748"/>
        </w:rPr>
        <w:t>single-idea</w:t>
      </w:r>
      <w:r>
        <w:rPr>
          <w:color w:val="2D3748"/>
          <w:spacing w:val="-4"/>
        </w:rPr>
        <w:t xml:space="preserve"> </w:t>
      </w:r>
      <w:r>
        <w:rPr>
          <w:color w:val="2D3748"/>
        </w:rPr>
        <w:t>steps,</w:t>
      </w:r>
      <w:r>
        <w:rPr>
          <w:color w:val="2D3748"/>
          <w:spacing w:val="-4"/>
        </w:rPr>
        <w:t xml:space="preserve"> </w:t>
      </w:r>
      <w:r>
        <w:rPr>
          <w:color w:val="2D3748"/>
        </w:rPr>
        <w:t>even</w:t>
      </w:r>
      <w:r>
        <w:rPr>
          <w:color w:val="2D3748"/>
          <w:spacing w:val="-4"/>
        </w:rPr>
        <w:t xml:space="preserve"> </w:t>
      </w:r>
      <w:r>
        <w:rPr>
          <w:color w:val="2D3748"/>
        </w:rPr>
        <w:t>if</w:t>
      </w:r>
      <w:r>
        <w:rPr>
          <w:color w:val="2D3748"/>
          <w:spacing w:val="-4"/>
        </w:rPr>
        <w:t xml:space="preserve"> </w:t>
      </w:r>
      <w:r>
        <w:rPr>
          <w:color w:val="2D3748"/>
        </w:rPr>
        <w:t>it</w:t>
      </w:r>
      <w:r>
        <w:rPr>
          <w:color w:val="2D3748"/>
          <w:spacing w:val="-4"/>
        </w:rPr>
        <w:t xml:space="preserve"> </w:t>
      </w:r>
      <w:r>
        <w:rPr>
          <w:color w:val="2D3748"/>
        </w:rPr>
        <w:t>multiplies</w:t>
      </w:r>
      <w:r>
        <w:rPr>
          <w:color w:val="2D3748"/>
          <w:spacing w:val="-4"/>
        </w:rPr>
        <w:t xml:space="preserve"> </w:t>
      </w:r>
      <w:r>
        <w:rPr>
          <w:color w:val="2D3748"/>
        </w:rPr>
        <w:t>the total question count. This rule applies to the seeded Brand Compass process and any future authored process.</w:t>
      </w:r>
    </w:p>
    <w:p w14:paraId="592D5291" w14:textId="77777777" w:rsidR="009F11CC" w:rsidRDefault="00A972E5">
      <w:pPr>
        <w:pStyle w:val="ListParagraph"/>
        <w:numPr>
          <w:ilvl w:val="1"/>
          <w:numId w:val="2"/>
        </w:numPr>
        <w:tabs>
          <w:tab w:val="left" w:pos="600"/>
        </w:tabs>
        <w:spacing w:before="7" w:line="312" w:lineRule="auto"/>
        <w:ind w:right="424"/>
      </w:pPr>
      <w:r>
        <w:rPr>
          <w:rFonts w:ascii="Arial" w:hAnsi="Arial"/>
          <w:b/>
          <w:color w:val="2D3748"/>
        </w:rPr>
        <w:t xml:space="preserve">Evidence pushback on self-descriptions: </w:t>
      </w:r>
      <w:r>
        <w:rPr>
          <w:color w:val="2D3748"/>
        </w:rPr>
        <w:t xml:space="preserve">On </w:t>
      </w:r>
      <w:r>
        <w:rPr>
          <w:rFonts w:ascii="Arial" w:hAnsi="Arial"/>
          <w:i/>
          <w:color w:val="2D3748"/>
        </w:rPr>
        <w:t xml:space="preserve">any </w:t>
      </w:r>
      <w:r>
        <w:rPr>
          <w:color w:val="2D3748"/>
        </w:rPr>
        <w:t xml:space="preserve">answer about the user’s own organization (not just case studies), the system should challenge with </w:t>
      </w:r>
      <w:r>
        <w:rPr>
          <w:rFonts w:ascii="Arial" w:hAnsi="Arial"/>
          <w:i/>
          <w:color w:val="2D3748"/>
        </w:rPr>
        <w:t>“how is that differentiating,</w:t>
      </w:r>
      <w:r>
        <w:rPr>
          <w:rFonts w:ascii="Arial" w:hAnsi="Arial"/>
          <w:i/>
          <w:color w:val="2D3748"/>
          <w:spacing w:val="-5"/>
        </w:rPr>
        <w:t xml:space="preserve"> </w:t>
      </w:r>
      <w:r>
        <w:rPr>
          <w:rFonts w:ascii="Arial" w:hAnsi="Arial"/>
          <w:i/>
          <w:color w:val="2D3748"/>
        </w:rPr>
        <w:t>and</w:t>
      </w:r>
      <w:r>
        <w:rPr>
          <w:rFonts w:ascii="Arial" w:hAnsi="Arial"/>
          <w:i/>
          <w:color w:val="2D3748"/>
          <w:spacing w:val="-5"/>
        </w:rPr>
        <w:t xml:space="preserve"> </w:t>
      </w:r>
      <w:r>
        <w:rPr>
          <w:rFonts w:ascii="Arial" w:hAnsi="Arial"/>
          <w:i/>
          <w:color w:val="2D3748"/>
        </w:rPr>
        <w:t>what’s</w:t>
      </w:r>
      <w:r>
        <w:rPr>
          <w:rFonts w:ascii="Arial" w:hAnsi="Arial"/>
          <w:i/>
          <w:color w:val="2D3748"/>
          <w:spacing w:val="-5"/>
        </w:rPr>
        <w:t xml:space="preserve"> </w:t>
      </w:r>
      <w:r>
        <w:rPr>
          <w:rFonts w:ascii="Arial" w:hAnsi="Arial"/>
          <w:i/>
          <w:color w:val="2D3748"/>
        </w:rPr>
        <w:t>your</w:t>
      </w:r>
      <w:r>
        <w:rPr>
          <w:rFonts w:ascii="Arial" w:hAnsi="Arial"/>
          <w:i/>
          <w:color w:val="2D3748"/>
          <w:spacing w:val="-5"/>
        </w:rPr>
        <w:t xml:space="preserve"> </w:t>
      </w:r>
      <w:r>
        <w:rPr>
          <w:rFonts w:ascii="Arial" w:hAnsi="Arial"/>
          <w:i/>
          <w:color w:val="2D3748"/>
        </w:rPr>
        <w:t>evidence?”</w:t>
      </w:r>
      <w:r>
        <w:rPr>
          <w:rFonts w:ascii="Arial" w:hAnsi="Arial"/>
          <w:i/>
          <w:color w:val="2D3748"/>
          <w:spacing w:val="-5"/>
        </w:rPr>
        <w:t xml:space="preserve"> </w:t>
      </w:r>
      <w:r>
        <w:rPr>
          <w:color w:val="2D3748"/>
        </w:rPr>
        <w:t>—</w:t>
      </w:r>
      <w:r>
        <w:rPr>
          <w:color w:val="2D3748"/>
          <w:spacing w:val="-5"/>
        </w:rPr>
        <w:t xml:space="preserve"> </w:t>
      </w:r>
      <w:r>
        <w:rPr>
          <w:color w:val="2D3748"/>
        </w:rPr>
        <w:t>Ashutosh</w:t>
      </w:r>
      <w:r>
        <w:rPr>
          <w:color w:val="2D3748"/>
          <w:spacing w:val="-5"/>
        </w:rPr>
        <w:t xml:space="preserve"> </w:t>
      </w:r>
      <w:r>
        <w:rPr>
          <w:color w:val="2D3748"/>
        </w:rPr>
        <w:t>explicitly</w:t>
      </w:r>
      <w:r>
        <w:rPr>
          <w:color w:val="2D3748"/>
          <w:spacing w:val="-5"/>
        </w:rPr>
        <w:t xml:space="preserve"> </w:t>
      </w:r>
      <w:r>
        <w:rPr>
          <w:color w:val="2D3748"/>
        </w:rPr>
        <w:t>noted</w:t>
      </w:r>
      <w:r>
        <w:rPr>
          <w:color w:val="2D3748"/>
          <w:spacing w:val="-5"/>
        </w:rPr>
        <w:t xml:space="preserve"> </w:t>
      </w:r>
      <w:r>
        <w:rPr>
          <w:color w:val="2D3748"/>
        </w:rPr>
        <w:t>“that’s</w:t>
      </w:r>
      <w:r>
        <w:rPr>
          <w:color w:val="2D3748"/>
          <w:spacing w:val="-5"/>
        </w:rPr>
        <w:t xml:space="preserve"> </w:t>
      </w:r>
      <w:r>
        <w:rPr>
          <w:color w:val="2D3748"/>
        </w:rPr>
        <w:t>not</w:t>
      </w:r>
      <w:r>
        <w:rPr>
          <w:color w:val="2D3748"/>
          <w:spacing w:val="-5"/>
        </w:rPr>
        <w:t xml:space="preserve"> </w:t>
      </w:r>
      <w:r>
        <w:rPr>
          <w:color w:val="2D3748"/>
        </w:rPr>
        <w:t>there</w:t>
      </w:r>
      <w:r>
        <w:rPr>
          <w:color w:val="2D3748"/>
          <w:spacing w:val="-5"/>
        </w:rPr>
        <w:t xml:space="preserve"> </w:t>
      </w:r>
      <w:r>
        <w:rPr>
          <w:color w:val="2D3748"/>
        </w:rPr>
        <w:t>in the deck at all.” Related to, but not confirmed identical to, the roadmap’s existing “Actionability check on vague-but-eloquent answers” item.</w:t>
      </w:r>
    </w:p>
    <w:p w14:paraId="592D5292" w14:textId="77777777" w:rsidR="009F11CC" w:rsidRDefault="00A972E5">
      <w:pPr>
        <w:pStyle w:val="ListParagraph"/>
        <w:numPr>
          <w:ilvl w:val="1"/>
          <w:numId w:val="2"/>
        </w:numPr>
        <w:tabs>
          <w:tab w:val="left" w:pos="600"/>
        </w:tabs>
        <w:spacing w:before="6" w:line="312" w:lineRule="auto"/>
        <w:ind w:right="393"/>
        <w:jc w:val="both"/>
      </w:pPr>
      <w:r>
        <w:rPr>
          <w:rFonts w:ascii="Arial" w:hAnsi="Arial"/>
          <w:b/>
          <w:color w:val="2D3748"/>
        </w:rPr>
        <w:t>Simulated</w:t>
      </w:r>
      <w:r>
        <w:rPr>
          <w:rFonts w:ascii="Arial" w:hAnsi="Arial"/>
          <w:b/>
          <w:color w:val="2D3748"/>
          <w:spacing w:val="-3"/>
        </w:rPr>
        <w:t xml:space="preserve"> </w:t>
      </w:r>
      <w:r>
        <w:rPr>
          <w:rFonts w:ascii="Arial" w:hAnsi="Arial"/>
          <w:b/>
          <w:color w:val="2D3748"/>
        </w:rPr>
        <w:t>group/multi-person</w:t>
      </w:r>
      <w:r>
        <w:rPr>
          <w:rFonts w:ascii="Arial" w:hAnsi="Arial"/>
          <w:b/>
          <w:color w:val="2D3748"/>
          <w:spacing w:val="-3"/>
        </w:rPr>
        <w:t xml:space="preserve"> </w:t>
      </w:r>
      <w:r>
        <w:rPr>
          <w:rFonts w:ascii="Arial" w:hAnsi="Arial"/>
          <w:b/>
          <w:color w:val="2D3748"/>
        </w:rPr>
        <w:t>discussion</w:t>
      </w:r>
      <w:r>
        <w:rPr>
          <w:rFonts w:ascii="Arial" w:hAnsi="Arial"/>
          <w:b/>
          <w:color w:val="2D3748"/>
          <w:spacing w:val="-3"/>
        </w:rPr>
        <w:t xml:space="preserve"> </w:t>
      </w:r>
      <w:r>
        <w:rPr>
          <w:rFonts w:ascii="Arial" w:hAnsi="Arial"/>
          <w:b/>
          <w:color w:val="2D3748"/>
        </w:rPr>
        <w:t>mode</w:t>
      </w:r>
      <w:r>
        <w:rPr>
          <w:rFonts w:ascii="Arial" w:hAnsi="Arial"/>
          <w:b/>
          <w:color w:val="2D3748"/>
          <w:spacing w:val="-3"/>
        </w:rPr>
        <w:t xml:space="preserve"> </w:t>
      </w:r>
      <w:r>
        <w:rPr>
          <w:rFonts w:ascii="Arial" w:hAnsi="Arial"/>
          <w:b/>
          <w:color w:val="2D3748"/>
        </w:rPr>
        <w:t>(Shiv’s</w:t>
      </w:r>
      <w:r>
        <w:rPr>
          <w:rFonts w:ascii="Arial" w:hAnsi="Arial"/>
          <w:b/>
          <w:color w:val="2D3748"/>
          <w:spacing w:val="-3"/>
        </w:rPr>
        <w:t xml:space="preserve"> </w:t>
      </w:r>
      <w:r>
        <w:rPr>
          <w:rFonts w:ascii="Arial" w:hAnsi="Arial"/>
          <w:b/>
          <w:color w:val="2D3748"/>
        </w:rPr>
        <w:t>idea):</w:t>
      </w:r>
      <w:r>
        <w:rPr>
          <w:rFonts w:ascii="Arial" w:hAnsi="Arial"/>
          <w:b/>
          <w:color w:val="2D3748"/>
          <w:spacing w:val="-3"/>
        </w:rPr>
        <w:t xml:space="preserve"> </w:t>
      </w:r>
      <w:r>
        <w:rPr>
          <w:color w:val="2D3748"/>
        </w:rPr>
        <w:t>AI</w:t>
      </w:r>
      <w:r>
        <w:rPr>
          <w:color w:val="2D3748"/>
          <w:spacing w:val="-3"/>
        </w:rPr>
        <w:t xml:space="preserve"> </w:t>
      </w:r>
      <w:r>
        <w:rPr>
          <w:color w:val="2D3748"/>
        </w:rPr>
        <w:t>role-playing</w:t>
      </w:r>
      <w:r>
        <w:rPr>
          <w:color w:val="2D3748"/>
          <w:spacing w:val="-3"/>
        </w:rPr>
        <w:t xml:space="preserve"> </w:t>
      </w:r>
      <w:r>
        <w:rPr>
          <w:color w:val="2D3748"/>
        </w:rPr>
        <w:t>multiple peer</w:t>
      </w:r>
      <w:r>
        <w:rPr>
          <w:color w:val="2D3748"/>
          <w:spacing w:val="-2"/>
        </w:rPr>
        <w:t xml:space="preserve"> </w:t>
      </w:r>
      <w:r>
        <w:rPr>
          <w:color w:val="2D3748"/>
        </w:rPr>
        <w:t>voices</w:t>
      </w:r>
      <w:r>
        <w:rPr>
          <w:color w:val="2D3748"/>
          <w:spacing w:val="-2"/>
        </w:rPr>
        <w:t xml:space="preserve"> </w:t>
      </w:r>
      <w:r>
        <w:rPr>
          <w:color w:val="2D3748"/>
        </w:rPr>
        <w:t>to</w:t>
      </w:r>
      <w:r>
        <w:rPr>
          <w:color w:val="2D3748"/>
          <w:spacing w:val="-2"/>
        </w:rPr>
        <w:t xml:space="preserve"> </w:t>
      </w:r>
      <w:r>
        <w:rPr>
          <w:color w:val="2D3748"/>
        </w:rPr>
        <w:t>replicate</w:t>
      </w:r>
      <w:r>
        <w:rPr>
          <w:color w:val="2D3748"/>
          <w:spacing w:val="-2"/>
        </w:rPr>
        <w:t xml:space="preserve"> </w:t>
      </w:r>
      <w:r>
        <w:rPr>
          <w:color w:val="2D3748"/>
        </w:rPr>
        <w:t>a</w:t>
      </w:r>
      <w:r>
        <w:rPr>
          <w:color w:val="2D3748"/>
          <w:spacing w:val="-2"/>
        </w:rPr>
        <w:t xml:space="preserve"> </w:t>
      </w:r>
      <w:r>
        <w:rPr>
          <w:color w:val="2D3748"/>
        </w:rPr>
        <w:t>room</w:t>
      </w:r>
      <w:r>
        <w:rPr>
          <w:color w:val="2D3748"/>
          <w:spacing w:val="-2"/>
        </w:rPr>
        <w:t xml:space="preserve"> </w:t>
      </w:r>
      <w:r>
        <w:rPr>
          <w:color w:val="2D3748"/>
        </w:rPr>
        <w:t>discussion,</w:t>
      </w:r>
      <w:r>
        <w:rPr>
          <w:color w:val="2D3748"/>
          <w:spacing w:val="-2"/>
        </w:rPr>
        <w:t xml:space="preserve"> </w:t>
      </w:r>
      <w:r>
        <w:rPr>
          <w:color w:val="2D3748"/>
        </w:rPr>
        <w:t>with</w:t>
      </w:r>
      <w:r>
        <w:rPr>
          <w:color w:val="2D3748"/>
          <w:spacing w:val="-2"/>
        </w:rPr>
        <w:t xml:space="preserve"> </w:t>
      </w:r>
      <w:r>
        <w:rPr>
          <w:color w:val="2D3748"/>
        </w:rPr>
        <w:t>1-on-1</w:t>
      </w:r>
      <w:r>
        <w:rPr>
          <w:color w:val="2D3748"/>
          <w:spacing w:val="-2"/>
        </w:rPr>
        <w:t xml:space="preserve"> </w:t>
      </w:r>
      <w:r>
        <w:rPr>
          <w:color w:val="2D3748"/>
        </w:rPr>
        <w:t>vs.</w:t>
      </w:r>
      <w:r>
        <w:rPr>
          <w:color w:val="2D3748"/>
          <w:spacing w:val="-2"/>
        </w:rPr>
        <w:t xml:space="preserve"> </w:t>
      </w:r>
      <w:r>
        <w:rPr>
          <w:color w:val="2D3748"/>
        </w:rPr>
        <w:t>1-to-many</w:t>
      </w:r>
      <w:r>
        <w:rPr>
          <w:color w:val="2D3748"/>
          <w:spacing w:val="-2"/>
        </w:rPr>
        <w:t xml:space="preserve"> </w:t>
      </w:r>
      <w:r>
        <w:rPr>
          <w:color w:val="2D3748"/>
        </w:rPr>
        <w:t>presets.</w:t>
      </w:r>
      <w:r>
        <w:rPr>
          <w:color w:val="2D3748"/>
          <w:spacing w:val="-2"/>
        </w:rPr>
        <w:t xml:space="preserve"> </w:t>
      </w:r>
      <w:r>
        <w:rPr>
          <w:color w:val="2D3748"/>
        </w:rPr>
        <w:t xml:space="preserve">Completely </w:t>
      </w:r>
      <w:proofErr w:type="spellStart"/>
      <w:r>
        <w:rPr>
          <w:color w:val="2D3748"/>
        </w:rPr>
        <w:t>unscoped</w:t>
      </w:r>
      <w:proofErr w:type="spellEnd"/>
      <w:r>
        <w:rPr>
          <w:color w:val="2D3748"/>
          <w:spacing w:val="-4"/>
        </w:rPr>
        <w:t xml:space="preserve"> </w:t>
      </w:r>
      <w:r>
        <w:rPr>
          <w:color w:val="2D3748"/>
        </w:rPr>
        <w:t>currently;</w:t>
      </w:r>
      <w:r>
        <w:rPr>
          <w:color w:val="2D3748"/>
          <w:spacing w:val="-4"/>
        </w:rPr>
        <w:t xml:space="preserve"> </w:t>
      </w:r>
      <w:r>
        <w:rPr>
          <w:color w:val="2D3748"/>
        </w:rPr>
        <w:t>Balaji</w:t>
      </w:r>
      <w:r>
        <w:rPr>
          <w:color w:val="2D3748"/>
          <w:spacing w:val="-4"/>
        </w:rPr>
        <w:t xml:space="preserve"> </w:t>
      </w:r>
      <w:r>
        <w:rPr>
          <w:color w:val="2D3748"/>
        </w:rPr>
        <w:t>confirmed</w:t>
      </w:r>
      <w:r>
        <w:rPr>
          <w:color w:val="2D3748"/>
          <w:spacing w:val="-4"/>
        </w:rPr>
        <w:t xml:space="preserve"> </w:t>
      </w:r>
      <w:r>
        <w:rPr>
          <w:color w:val="2D3748"/>
        </w:rPr>
        <w:t>technical</w:t>
      </w:r>
      <w:r>
        <w:rPr>
          <w:color w:val="2D3748"/>
          <w:spacing w:val="-4"/>
        </w:rPr>
        <w:t xml:space="preserve"> </w:t>
      </w:r>
      <w:r>
        <w:rPr>
          <w:color w:val="2D3748"/>
        </w:rPr>
        <w:t>feasibility</w:t>
      </w:r>
      <w:r>
        <w:rPr>
          <w:color w:val="2D3748"/>
          <w:spacing w:val="-4"/>
        </w:rPr>
        <w:t xml:space="preserve"> </w:t>
      </w:r>
      <w:r>
        <w:rPr>
          <w:color w:val="2D3748"/>
        </w:rPr>
        <w:t>from</w:t>
      </w:r>
      <w:r>
        <w:rPr>
          <w:color w:val="2D3748"/>
          <w:spacing w:val="-4"/>
        </w:rPr>
        <w:t xml:space="preserve"> </w:t>
      </w:r>
      <w:r>
        <w:rPr>
          <w:color w:val="2D3748"/>
        </w:rPr>
        <w:t>a</w:t>
      </w:r>
      <w:r>
        <w:rPr>
          <w:color w:val="2D3748"/>
          <w:spacing w:val="-4"/>
        </w:rPr>
        <w:t xml:space="preserve"> </w:t>
      </w:r>
      <w:r>
        <w:rPr>
          <w:color w:val="2D3748"/>
        </w:rPr>
        <w:t>prior</w:t>
      </w:r>
      <w:r>
        <w:rPr>
          <w:color w:val="2D3748"/>
          <w:spacing w:val="-4"/>
        </w:rPr>
        <w:t xml:space="preserve"> </w:t>
      </w:r>
      <w:r>
        <w:rPr>
          <w:color w:val="2D3748"/>
        </w:rPr>
        <w:t>project,</w:t>
      </w:r>
      <w:r>
        <w:rPr>
          <w:color w:val="2D3748"/>
          <w:spacing w:val="-4"/>
        </w:rPr>
        <w:t xml:space="preserve"> </w:t>
      </w:r>
      <w:r>
        <w:rPr>
          <w:color w:val="2D3748"/>
        </w:rPr>
        <w:t>but</w:t>
      </w:r>
      <w:r>
        <w:rPr>
          <w:color w:val="2D3748"/>
          <w:spacing w:val="-4"/>
        </w:rPr>
        <w:t xml:space="preserve"> </w:t>
      </w:r>
      <w:r>
        <w:rPr>
          <w:color w:val="2D3748"/>
        </w:rPr>
        <w:t>it</w:t>
      </w:r>
      <w:r>
        <w:rPr>
          <w:color w:val="2D3748"/>
          <w:spacing w:val="-4"/>
        </w:rPr>
        <w:t xml:space="preserve"> </w:t>
      </w:r>
      <w:r>
        <w:rPr>
          <w:color w:val="2D3748"/>
        </w:rPr>
        <w:t>has</w:t>
      </w:r>
      <w:r>
        <w:rPr>
          <w:color w:val="2D3748"/>
          <w:spacing w:val="-4"/>
        </w:rPr>
        <w:t xml:space="preserve"> </w:t>
      </w:r>
      <w:r>
        <w:rPr>
          <w:color w:val="2D3748"/>
        </w:rPr>
        <w:t>not entered the roadmap.</w:t>
      </w:r>
    </w:p>
    <w:p w14:paraId="592D5293" w14:textId="77777777" w:rsidR="009F11CC" w:rsidRPr="001C5D09" w:rsidRDefault="00A972E5">
      <w:pPr>
        <w:pStyle w:val="ListParagraph"/>
        <w:numPr>
          <w:ilvl w:val="1"/>
          <w:numId w:val="2"/>
        </w:numPr>
        <w:tabs>
          <w:tab w:val="left" w:pos="600"/>
        </w:tabs>
        <w:spacing w:before="4" w:line="312" w:lineRule="auto"/>
        <w:ind w:right="358"/>
      </w:pPr>
      <w:r>
        <w:rPr>
          <w:rFonts w:ascii="Arial" w:hAnsi="Arial"/>
          <w:b/>
          <w:color w:val="2D3748"/>
        </w:rPr>
        <w:t>Publish-vs-send-for-review</w:t>
      </w:r>
      <w:r>
        <w:rPr>
          <w:rFonts w:ascii="Arial" w:hAnsi="Arial"/>
          <w:b/>
          <w:color w:val="2D3748"/>
          <w:spacing w:val="-5"/>
        </w:rPr>
        <w:t xml:space="preserve"> </w:t>
      </w:r>
      <w:r>
        <w:rPr>
          <w:rFonts w:ascii="Arial" w:hAnsi="Arial"/>
          <w:b/>
          <w:color w:val="2D3748"/>
        </w:rPr>
        <w:t>button:</w:t>
      </w:r>
      <w:r>
        <w:rPr>
          <w:rFonts w:ascii="Arial" w:hAnsi="Arial"/>
          <w:b/>
          <w:color w:val="2D3748"/>
          <w:spacing w:val="-5"/>
        </w:rPr>
        <w:t xml:space="preserve"> </w:t>
      </w:r>
      <w:r>
        <w:rPr>
          <w:color w:val="2D3748"/>
        </w:rPr>
        <w:t>Gated</w:t>
      </w:r>
      <w:r>
        <w:rPr>
          <w:color w:val="2D3748"/>
          <w:spacing w:val="-5"/>
        </w:rPr>
        <w:t xml:space="preserve"> </w:t>
      </w:r>
      <w:r>
        <w:rPr>
          <w:color w:val="2D3748"/>
        </w:rPr>
        <w:t>by</w:t>
      </w:r>
      <w:r>
        <w:rPr>
          <w:color w:val="2D3748"/>
          <w:spacing w:val="-5"/>
        </w:rPr>
        <w:t xml:space="preserve"> </w:t>
      </w:r>
      <w:r>
        <w:rPr>
          <w:color w:val="2D3748"/>
        </w:rPr>
        <w:t>the</w:t>
      </w:r>
      <w:r>
        <w:rPr>
          <w:color w:val="2D3748"/>
          <w:spacing w:val="-5"/>
        </w:rPr>
        <w:t xml:space="preserve"> </w:t>
      </w:r>
      <w:r>
        <w:rPr>
          <w:color w:val="2D3748"/>
        </w:rPr>
        <w:t>“business</w:t>
      </w:r>
      <w:r>
        <w:rPr>
          <w:color w:val="2D3748"/>
          <w:spacing w:val="-5"/>
        </w:rPr>
        <w:t xml:space="preserve"> </w:t>
      </w:r>
      <w:r>
        <w:rPr>
          <w:color w:val="2D3748"/>
        </w:rPr>
        <w:t>value”</w:t>
      </w:r>
      <w:r>
        <w:rPr>
          <w:color w:val="2D3748"/>
          <w:spacing w:val="-5"/>
        </w:rPr>
        <w:t xml:space="preserve"> </w:t>
      </w:r>
      <w:r>
        <w:rPr>
          <w:color w:val="2D3748"/>
        </w:rPr>
        <w:t>tier</w:t>
      </w:r>
      <w:r>
        <w:rPr>
          <w:color w:val="2D3748"/>
          <w:spacing w:val="-5"/>
        </w:rPr>
        <w:t xml:space="preserve"> </w:t>
      </w:r>
      <w:r>
        <w:rPr>
          <w:color w:val="2D3748"/>
        </w:rPr>
        <w:t>at</w:t>
      </w:r>
      <w:r>
        <w:rPr>
          <w:color w:val="2D3748"/>
          <w:spacing w:val="-5"/>
        </w:rPr>
        <w:t xml:space="preserve"> </w:t>
      </w:r>
      <w:r>
        <w:rPr>
          <w:color w:val="2D3748"/>
        </w:rPr>
        <w:t>which</w:t>
      </w:r>
      <w:r>
        <w:rPr>
          <w:color w:val="2D3748"/>
          <w:spacing w:val="-5"/>
        </w:rPr>
        <w:t xml:space="preserve"> </w:t>
      </w:r>
      <w:r>
        <w:rPr>
          <w:color w:val="2D3748"/>
        </w:rPr>
        <w:t>a</w:t>
      </w:r>
      <w:r>
        <w:rPr>
          <w:color w:val="2D3748"/>
          <w:spacing w:val="-5"/>
        </w:rPr>
        <w:t xml:space="preserve"> </w:t>
      </w:r>
      <w:r>
        <w:rPr>
          <w:color w:val="2D3748"/>
        </w:rPr>
        <w:t>project is sold (matrix org/transparency tiers receive it; pure capability-building does not). Relevant only once Management Process Building / Org Transparency modules exist; needs confirmation that it stays deferred.</w:t>
      </w:r>
    </w:p>
    <w:p w14:paraId="36773D04" w14:textId="77777777" w:rsidR="001C5D09" w:rsidRDefault="001C5D09" w:rsidP="001C5D09">
      <w:pPr>
        <w:tabs>
          <w:tab w:val="left" w:pos="600"/>
        </w:tabs>
        <w:spacing w:before="4" w:line="312" w:lineRule="auto"/>
        <w:ind w:right="358"/>
      </w:pPr>
    </w:p>
    <w:p w14:paraId="5A09D724" w14:textId="73F8DB68" w:rsidR="001C5D09" w:rsidRDefault="001C5D09" w:rsidP="001C5D09">
      <w:pPr>
        <w:tabs>
          <w:tab w:val="left" w:pos="600"/>
        </w:tabs>
        <w:spacing w:before="4" w:line="312" w:lineRule="auto"/>
        <w:ind w:right="358"/>
        <w:rPr>
          <w:ins w:id="66" w:author="Ash Tiwari" w:date="2026-09-10T19:38:00Z" w16du:dateUtc="2026-09-10T14:08:00Z"/>
          <w:color w:val="EE0000"/>
        </w:rPr>
      </w:pPr>
      <w:r w:rsidRPr="00361B88">
        <w:rPr>
          <w:color w:val="EE0000"/>
        </w:rPr>
        <w:t xml:space="preserve">Not sure if there’s any input expected on this point, but if the key message is that these are </w:t>
      </w:r>
      <w:proofErr w:type="gramStart"/>
      <w:r w:rsidRPr="00361B88">
        <w:rPr>
          <w:color w:val="EE0000"/>
        </w:rPr>
        <w:t>as yet</w:t>
      </w:r>
      <w:proofErr w:type="gramEnd"/>
      <w:r w:rsidRPr="00361B88">
        <w:rPr>
          <w:color w:val="EE0000"/>
        </w:rPr>
        <w:t xml:space="preserve"> </w:t>
      </w:r>
      <w:proofErr w:type="spellStart"/>
      <w:r w:rsidRPr="00361B88">
        <w:rPr>
          <w:color w:val="EE0000"/>
        </w:rPr>
        <w:t>unscoped</w:t>
      </w:r>
      <w:proofErr w:type="spellEnd"/>
      <w:r w:rsidRPr="00361B88">
        <w:rPr>
          <w:color w:val="EE0000"/>
        </w:rPr>
        <w:t xml:space="preserve"> capability requirements, </w:t>
      </w:r>
      <w:proofErr w:type="gramStart"/>
      <w:r w:rsidRPr="00361B88">
        <w:rPr>
          <w:color w:val="EE0000"/>
        </w:rPr>
        <w:t>yes</w:t>
      </w:r>
      <w:proofErr w:type="gramEnd"/>
      <w:r w:rsidRPr="00361B88">
        <w:rPr>
          <w:color w:val="EE0000"/>
        </w:rPr>
        <w:t xml:space="preserve"> I agree. In my view, these additions are important and would form part of </w:t>
      </w:r>
      <w:r w:rsidR="00361B88" w:rsidRPr="00361B88">
        <w:rPr>
          <w:color w:val="EE0000"/>
        </w:rPr>
        <w:t>V1 itself.</w:t>
      </w:r>
    </w:p>
    <w:p w14:paraId="7B3BD256" w14:textId="77777777" w:rsidR="00ED126B" w:rsidRDefault="00ED126B" w:rsidP="001C5D09">
      <w:pPr>
        <w:tabs>
          <w:tab w:val="left" w:pos="600"/>
        </w:tabs>
        <w:spacing w:before="4" w:line="312" w:lineRule="auto"/>
        <w:ind w:right="358"/>
        <w:rPr>
          <w:ins w:id="67" w:author="Ash Tiwari" w:date="2026-09-10T19:39:00Z" w16du:dateUtc="2026-09-10T14:09:00Z"/>
          <w:color w:val="EE0000"/>
        </w:rPr>
      </w:pPr>
    </w:p>
    <w:p w14:paraId="141BB7DE" w14:textId="7595EC34" w:rsidR="00ED126B" w:rsidRDefault="00ED126B" w:rsidP="001C5D09">
      <w:pPr>
        <w:tabs>
          <w:tab w:val="left" w:pos="600"/>
        </w:tabs>
        <w:spacing w:before="4" w:line="312" w:lineRule="auto"/>
        <w:ind w:right="358"/>
        <w:rPr>
          <w:ins w:id="68" w:author="Ash Tiwari" w:date="2026-09-10T19:41:00Z" w16du:dateUtc="2026-09-10T14:11:00Z"/>
          <w:color w:val="EE0000"/>
        </w:rPr>
      </w:pPr>
      <w:ins w:id="69" w:author="Ash Tiwari" w:date="2026-09-10T19:39:00Z" w16du:dateUtc="2026-09-10T14:09:00Z">
        <w:r>
          <w:rPr>
            <w:color w:val="EE0000"/>
          </w:rPr>
          <w:t>Ash: Simulated group part – depends on feasibility. We would have to define persona for each virtual partic</w:t>
        </w:r>
      </w:ins>
      <w:ins w:id="70" w:author="Ash Tiwari" w:date="2026-09-10T19:40:00Z" w16du:dateUtc="2026-09-10T14:10:00Z">
        <w:r>
          <w:rPr>
            <w:color w:val="EE0000"/>
          </w:rPr>
          <w:t xml:space="preserve">ipant. </w:t>
        </w:r>
        <w:r>
          <w:rPr>
            <w:color w:val="EE0000"/>
          </w:rPr>
          <w:br/>
          <w:t xml:space="preserve">On Publish versus send for </w:t>
        </w:r>
        <w:proofErr w:type="gramStart"/>
        <w:r>
          <w:rPr>
            <w:color w:val="EE0000"/>
          </w:rPr>
          <w:t>review :</w:t>
        </w:r>
        <w:proofErr w:type="gramEnd"/>
        <w:r>
          <w:rPr>
            <w:color w:val="EE0000"/>
          </w:rPr>
          <w:t xml:space="preserve"> yes, that’s higher order. But, since we are coding for the future, </w:t>
        </w:r>
        <w:proofErr w:type="gramStart"/>
        <w:r>
          <w:rPr>
            <w:color w:val="EE0000"/>
          </w:rPr>
          <w:t>best</w:t>
        </w:r>
        <w:proofErr w:type="gramEnd"/>
        <w:r>
          <w:rPr>
            <w:color w:val="EE0000"/>
          </w:rPr>
          <w:t xml:space="preserve"> to have it in. </w:t>
        </w:r>
      </w:ins>
    </w:p>
    <w:p w14:paraId="00B92D79" w14:textId="6A0F88A6" w:rsidR="00ED126B" w:rsidRDefault="00ED126B" w:rsidP="001C5D09">
      <w:pPr>
        <w:tabs>
          <w:tab w:val="left" w:pos="600"/>
        </w:tabs>
        <w:spacing w:before="4" w:line="312" w:lineRule="auto"/>
        <w:ind w:right="358"/>
        <w:rPr>
          <w:ins w:id="71" w:author="Ash Tiwari" w:date="2026-09-10T19:38:00Z" w16du:dateUtc="2026-09-10T14:08:00Z"/>
          <w:color w:val="EE0000"/>
        </w:rPr>
      </w:pPr>
      <w:ins w:id="72" w:author="Ash Tiwari" w:date="2026-09-10T19:41:00Z" w16du:dateUtc="2026-09-10T14:11:00Z">
        <w:r>
          <w:rPr>
            <w:color w:val="EE0000"/>
          </w:rPr>
          <w:t xml:space="preserve">On the first 2, both are needed. </w:t>
        </w:r>
      </w:ins>
    </w:p>
    <w:p w14:paraId="5ED6589B" w14:textId="77777777" w:rsidR="00ED126B" w:rsidRPr="00361B88" w:rsidRDefault="00ED126B" w:rsidP="001C5D09">
      <w:pPr>
        <w:tabs>
          <w:tab w:val="left" w:pos="600"/>
        </w:tabs>
        <w:spacing w:before="4" w:line="312" w:lineRule="auto"/>
        <w:ind w:right="358"/>
        <w:rPr>
          <w:color w:val="EE0000"/>
        </w:rPr>
      </w:pPr>
    </w:p>
    <w:p w14:paraId="592D5294" w14:textId="77777777" w:rsidR="009F11CC" w:rsidRDefault="009F11CC">
      <w:pPr>
        <w:pStyle w:val="BodyText"/>
        <w:spacing w:before="114"/>
      </w:pPr>
    </w:p>
    <w:p w14:paraId="592D5295" w14:textId="77777777" w:rsidR="009F11CC" w:rsidRDefault="00A972E5">
      <w:pPr>
        <w:pStyle w:val="Heading2"/>
        <w:numPr>
          <w:ilvl w:val="0"/>
          <w:numId w:val="2"/>
        </w:numPr>
        <w:tabs>
          <w:tab w:val="left" w:pos="353"/>
        </w:tabs>
        <w:ind w:left="353" w:hanging="353"/>
      </w:pPr>
      <w:bookmarkStart w:id="73" w:name="5._Confirmed_Still-Open_Roadmap_Gaps_—_N"/>
      <w:bookmarkEnd w:id="73"/>
      <w:r>
        <w:rPr>
          <w:color w:val="2A6BB0"/>
        </w:rPr>
        <w:lastRenderedPageBreak/>
        <w:t>Confirmed</w:t>
      </w:r>
      <w:r>
        <w:rPr>
          <w:color w:val="2A6BB0"/>
          <w:spacing w:val="-6"/>
        </w:rPr>
        <w:t xml:space="preserve"> </w:t>
      </w:r>
      <w:r>
        <w:rPr>
          <w:color w:val="2A6BB0"/>
        </w:rPr>
        <w:t>Still-Open</w:t>
      </w:r>
      <w:r>
        <w:rPr>
          <w:color w:val="2A6BB0"/>
          <w:spacing w:val="-5"/>
        </w:rPr>
        <w:t xml:space="preserve"> </w:t>
      </w:r>
      <w:r>
        <w:rPr>
          <w:color w:val="2A6BB0"/>
        </w:rPr>
        <w:t>Roadmap</w:t>
      </w:r>
      <w:r>
        <w:rPr>
          <w:color w:val="2A6BB0"/>
          <w:spacing w:val="-6"/>
        </w:rPr>
        <w:t xml:space="preserve"> </w:t>
      </w:r>
      <w:r>
        <w:rPr>
          <w:color w:val="2A6BB0"/>
        </w:rPr>
        <w:t>Gaps</w:t>
      </w:r>
      <w:r>
        <w:rPr>
          <w:color w:val="2A6BB0"/>
          <w:spacing w:val="-5"/>
        </w:rPr>
        <w:t xml:space="preserve"> </w:t>
      </w:r>
      <w:r>
        <w:rPr>
          <w:color w:val="2A6BB0"/>
        </w:rPr>
        <w:t>—</w:t>
      </w:r>
      <w:r>
        <w:rPr>
          <w:color w:val="2A6BB0"/>
          <w:spacing w:val="-6"/>
        </w:rPr>
        <w:t xml:space="preserve"> </w:t>
      </w:r>
      <w:r>
        <w:rPr>
          <w:color w:val="2A6BB0"/>
        </w:rPr>
        <w:t>No</w:t>
      </w:r>
      <w:r>
        <w:rPr>
          <w:color w:val="2A6BB0"/>
          <w:spacing w:val="-5"/>
        </w:rPr>
        <w:t xml:space="preserve"> New</w:t>
      </w:r>
    </w:p>
    <w:p w14:paraId="592D5297" w14:textId="77777777" w:rsidR="009F11CC" w:rsidRDefault="00A972E5">
      <w:pPr>
        <w:spacing w:before="67"/>
        <w:rPr>
          <w:rFonts w:ascii="Arial"/>
          <w:b/>
          <w:sz w:val="32"/>
        </w:rPr>
      </w:pPr>
      <w:r>
        <w:rPr>
          <w:rFonts w:ascii="Arial"/>
          <w:b/>
          <w:color w:val="2A6BB0"/>
          <w:sz w:val="32"/>
        </w:rPr>
        <w:t>Contradiction,</w:t>
      </w:r>
      <w:r>
        <w:rPr>
          <w:rFonts w:ascii="Arial"/>
          <w:b/>
          <w:color w:val="2A6BB0"/>
          <w:spacing w:val="-12"/>
          <w:sz w:val="32"/>
        </w:rPr>
        <w:t xml:space="preserve"> </w:t>
      </w:r>
      <w:r>
        <w:rPr>
          <w:rFonts w:ascii="Arial"/>
          <w:b/>
          <w:color w:val="2A6BB0"/>
          <w:sz w:val="32"/>
        </w:rPr>
        <w:t>Just</w:t>
      </w:r>
      <w:r>
        <w:rPr>
          <w:rFonts w:ascii="Arial"/>
          <w:b/>
          <w:color w:val="2A6BB0"/>
          <w:spacing w:val="-12"/>
          <w:sz w:val="32"/>
        </w:rPr>
        <w:t xml:space="preserve"> </w:t>
      </w:r>
      <w:r>
        <w:rPr>
          <w:rFonts w:ascii="Arial"/>
          <w:b/>
          <w:color w:val="2A6BB0"/>
          <w:sz w:val="32"/>
        </w:rPr>
        <w:t>Cross-</w:t>
      </w:r>
      <w:r>
        <w:rPr>
          <w:rFonts w:ascii="Arial"/>
          <w:b/>
          <w:color w:val="2A6BB0"/>
          <w:spacing w:val="-2"/>
          <w:sz w:val="32"/>
        </w:rPr>
        <w:t>Checked</w:t>
      </w:r>
    </w:p>
    <w:p w14:paraId="592D5298" w14:textId="77777777" w:rsidR="009F11CC" w:rsidRDefault="00A972E5">
      <w:pPr>
        <w:pStyle w:val="BodyText"/>
        <w:spacing w:before="200"/>
      </w:pPr>
      <w:r>
        <w:rPr>
          <w:color w:val="2D3748"/>
        </w:rPr>
        <w:t>Cross-checking</w:t>
      </w:r>
      <w:r>
        <w:rPr>
          <w:color w:val="2D3748"/>
          <w:spacing w:val="-7"/>
        </w:rPr>
        <w:t xml:space="preserve"> </w:t>
      </w:r>
      <w:r>
        <w:rPr>
          <w:color w:val="2D3748"/>
        </w:rPr>
        <w:t>the</w:t>
      </w:r>
      <w:r>
        <w:rPr>
          <w:color w:val="2D3748"/>
          <w:spacing w:val="-5"/>
        </w:rPr>
        <w:t xml:space="preserve"> </w:t>
      </w:r>
      <w:r>
        <w:rPr>
          <w:color w:val="2D3748"/>
        </w:rPr>
        <w:t>19,</w:t>
      </w:r>
      <w:r>
        <w:rPr>
          <w:color w:val="2D3748"/>
          <w:spacing w:val="-5"/>
        </w:rPr>
        <w:t xml:space="preserve"> </w:t>
      </w:r>
      <w:r>
        <w:rPr>
          <w:color w:val="2D3748"/>
        </w:rPr>
        <w:t>24,</w:t>
      </w:r>
      <w:r>
        <w:rPr>
          <w:color w:val="2D3748"/>
          <w:spacing w:val="-5"/>
        </w:rPr>
        <w:t xml:space="preserve"> </w:t>
      </w:r>
      <w:r>
        <w:rPr>
          <w:color w:val="2D3748"/>
        </w:rPr>
        <w:t>and</w:t>
      </w:r>
      <w:r>
        <w:rPr>
          <w:color w:val="2D3748"/>
          <w:spacing w:val="-5"/>
        </w:rPr>
        <w:t xml:space="preserve"> </w:t>
      </w:r>
      <w:r>
        <w:rPr>
          <w:color w:val="2D3748"/>
        </w:rPr>
        <w:t>26</w:t>
      </w:r>
      <w:r>
        <w:rPr>
          <w:color w:val="2D3748"/>
          <w:spacing w:val="-5"/>
        </w:rPr>
        <w:t xml:space="preserve"> </w:t>
      </w:r>
      <w:r>
        <w:rPr>
          <w:color w:val="2D3748"/>
        </w:rPr>
        <w:t>Aug</w:t>
      </w:r>
      <w:r>
        <w:rPr>
          <w:color w:val="2D3748"/>
          <w:spacing w:val="-5"/>
        </w:rPr>
        <w:t xml:space="preserve"> </w:t>
      </w:r>
      <w:r>
        <w:rPr>
          <w:color w:val="2D3748"/>
        </w:rPr>
        <w:t>meetings</w:t>
      </w:r>
      <w:r>
        <w:rPr>
          <w:color w:val="2D3748"/>
          <w:spacing w:val="-4"/>
        </w:rPr>
        <w:t xml:space="preserve"> </w:t>
      </w:r>
      <w:r>
        <w:rPr>
          <w:color w:val="2D3748"/>
          <w:spacing w:val="-2"/>
        </w:rPr>
        <w:t>against</w:t>
      </w:r>
    </w:p>
    <w:p w14:paraId="592D5299" w14:textId="77777777" w:rsidR="009F11CC" w:rsidRDefault="009F11CC">
      <w:pPr>
        <w:pStyle w:val="BodyText"/>
        <w:spacing w:before="7"/>
      </w:pPr>
    </w:p>
    <w:p w14:paraId="592D529A" w14:textId="77777777" w:rsidR="009F11CC" w:rsidRDefault="00A972E5">
      <w:pPr>
        <w:pStyle w:val="BodyText"/>
        <w:spacing w:before="1"/>
        <w:ind w:left="60"/>
        <w:rPr>
          <w:rFonts w:ascii="Consolas"/>
        </w:rPr>
      </w:pPr>
      <w:r>
        <w:rPr>
          <w:rFonts w:ascii="Consolas"/>
          <w:color w:val="000000"/>
          <w:spacing w:val="-2"/>
          <w:shd w:val="clear" w:color="auto" w:fill="ECF1F6"/>
        </w:rPr>
        <w:t>documentation/product/roadmap.md</w:t>
      </w:r>
    </w:p>
    <w:p w14:paraId="592D529B" w14:textId="77777777" w:rsidR="009F11CC" w:rsidRDefault="00A972E5">
      <w:pPr>
        <w:pStyle w:val="BodyText"/>
        <w:spacing w:before="38" w:line="256" w:lineRule="auto"/>
        <w:ind w:right="362"/>
      </w:pPr>
      <w:r>
        <w:t>’s</w:t>
      </w:r>
      <w:r>
        <w:rPr>
          <w:spacing w:val="-4"/>
        </w:rPr>
        <w:t xml:space="preserve"> </w:t>
      </w:r>
      <w:r>
        <w:t>Guided</w:t>
      </w:r>
      <w:r>
        <w:rPr>
          <w:spacing w:val="-4"/>
        </w:rPr>
        <w:t xml:space="preserve"> </w:t>
      </w:r>
      <w:r>
        <w:t>Learning</w:t>
      </w:r>
      <w:r>
        <w:rPr>
          <w:spacing w:val="-4"/>
        </w:rPr>
        <w:t xml:space="preserve"> </w:t>
      </w:r>
      <w:r>
        <w:t>Flow</w:t>
      </w:r>
      <w:r>
        <w:rPr>
          <w:spacing w:val="-4"/>
        </w:rPr>
        <w:t xml:space="preserve"> </w:t>
      </w:r>
      <w:r>
        <w:t>checklist,</w:t>
      </w:r>
      <w:r>
        <w:rPr>
          <w:spacing w:val="-4"/>
        </w:rPr>
        <w:t xml:space="preserve"> </w:t>
      </w:r>
      <w:r>
        <w:t>these</w:t>
      </w:r>
      <w:r>
        <w:rPr>
          <w:spacing w:val="-4"/>
        </w:rPr>
        <w:t xml:space="preserve"> </w:t>
      </w:r>
      <w:r>
        <w:t>items</w:t>
      </w:r>
      <w:r>
        <w:rPr>
          <w:spacing w:val="-4"/>
        </w:rPr>
        <w:t xml:space="preserve"> </w:t>
      </w:r>
      <w:r>
        <w:t>remain</w:t>
      </w:r>
      <w:r>
        <w:rPr>
          <w:spacing w:val="-4"/>
        </w:rPr>
        <w:t xml:space="preserve"> </w:t>
      </w:r>
      <w:r>
        <w:rPr>
          <w:rFonts w:ascii="Arial" w:hAnsi="Arial"/>
          <w:i/>
        </w:rPr>
        <w:t>consistent</w:t>
      </w:r>
      <w:r>
        <w:rPr>
          <w:rFonts w:ascii="Arial" w:hAnsi="Arial"/>
          <w:i/>
          <w:spacing w:val="-4"/>
        </w:rPr>
        <w:t xml:space="preserve"> </w:t>
      </w:r>
      <w:r>
        <w:t>with</w:t>
      </w:r>
      <w:r>
        <w:rPr>
          <w:spacing w:val="-4"/>
        </w:rPr>
        <w:t xml:space="preserve"> </w:t>
      </w:r>
      <w:r>
        <w:t>what</w:t>
      </w:r>
      <w:r>
        <w:rPr>
          <w:spacing w:val="-4"/>
        </w:rPr>
        <w:t xml:space="preserve"> </w:t>
      </w:r>
      <w:r>
        <w:t>is</w:t>
      </w:r>
      <w:r>
        <w:rPr>
          <w:spacing w:val="-4"/>
        </w:rPr>
        <w:t xml:space="preserve"> </w:t>
      </w:r>
      <w:r>
        <w:t>already</w:t>
      </w:r>
      <w:r>
        <w:rPr>
          <w:spacing w:val="-4"/>
        </w:rPr>
        <w:t xml:space="preserve"> </w:t>
      </w:r>
      <w:r>
        <w:t>tracked</w:t>
      </w:r>
      <w:r>
        <w:rPr>
          <w:spacing w:val="-4"/>
        </w:rPr>
        <w:t xml:space="preserve"> </w:t>
      </w:r>
      <w:r>
        <w:t xml:space="preserve">as </w:t>
      </w:r>
      <w:r>
        <w:rPr>
          <w:spacing w:val="-2"/>
        </w:rPr>
        <w:t>not-yet-built:</w:t>
      </w:r>
    </w:p>
    <w:p w14:paraId="592D529C" w14:textId="77777777" w:rsidR="009F11CC" w:rsidRDefault="009F11CC">
      <w:pPr>
        <w:pStyle w:val="BodyText"/>
        <w:spacing w:before="15"/>
      </w:pPr>
    </w:p>
    <w:p w14:paraId="592D529D" w14:textId="77777777" w:rsidR="009F11CC" w:rsidRDefault="00A972E5">
      <w:pPr>
        <w:pStyle w:val="ListParagraph"/>
        <w:numPr>
          <w:ilvl w:val="1"/>
          <w:numId w:val="2"/>
        </w:numPr>
        <w:tabs>
          <w:tab w:val="left" w:pos="600"/>
        </w:tabs>
        <w:spacing w:before="1" w:line="312" w:lineRule="auto"/>
        <w:ind w:right="730"/>
      </w:pPr>
      <w:r>
        <w:rPr>
          <w:rFonts w:ascii="Arial" w:hAnsi="Arial"/>
          <w:b/>
          <w:color w:val="2D3748"/>
        </w:rPr>
        <w:t>Case</w:t>
      </w:r>
      <w:r>
        <w:rPr>
          <w:rFonts w:ascii="Arial" w:hAnsi="Arial"/>
          <w:b/>
          <w:color w:val="2D3748"/>
          <w:spacing w:val="-5"/>
        </w:rPr>
        <w:t xml:space="preserve"> </w:t>
      </w:r>
      <w:r>
        <w:rPr>
          <w:rFonts w:ascii="Arial" w:hAnsi="Arial"/>
          <w:b/>
          <w:color w:val="2D3748"/>
        </w:rPr>
        <w:t>study</w:t>
      </w:r>
      <w:r>
        <w:rPr>
          <w:rFonts w:ascii="Arial" w:hAnsi="Arial"/>
          <w:b/>
          <w:color w:val="2D3748"/>
          <w:spacing w:val="-5"/>
        </w:rPr>
        <w:t xml:space="preserve"> </w:t>
      </w:r>
      <w:r>
        <w:rPr>
          <w:rFonts w:ascii="Arial" w:hAnsi="Arial"/>
          <w:b/>
          <w:color w:val="2D3748"/>
        </w:rPr>
        <w:t>resolution</w:t>
      </w:r>
      <w:r>
        <w:rPr>
          <w:rFonts w:ascii="Arial" w:hAnsi="Arial"/>
          <w:b/>
          <w:color w:val="2D3748"/>
          <w:spacing w:val="-5"/>
        </w:rPr>
        <w:t xml:space="preserve"> </w:t>
      </w:r>
      <w:r>
        <w:rPr>
          <w:rFonts w:ascii="Arial" w:hAnsi="Arial"/>
          <w:b/>
          <w:color w:val="2D3748"/>
        </w:rPr>
        <w:t>flow:</w:t>
      </w:r>
      <w:r>
        <w:rPr>
          <w:rFonts w:ascii="Arial" w:hAnsi="Arial"/>
          <w:b/>
          <w:color w:val="2D3748"/>
          <w:spacing w:val="-5"/>
        </w:rPr>
        <w:t xml:space="preserve"> </w:t>
      </w:r>
      <w:r>
        <w:rPr>
          <w:color w:val="2D3748"/>
        </w:rPr>
        <w:t>External</w:t>
      </w:r>
      <w:r>
        <w:rPr>
          <w:color w:val="2D3748"/>
          <w:spacing w:val="-5"/>
        </w:rPr>
        <w:t xml:space="preserve"> </w:t>
      </w:r>
      <w:r>
        <w:rPr>
          <w:color w:val="2D3748"/>
        </w:rPr>
        <w:t>+</w:t>
      </w:r>
      <w:r>
        <w:rPr>
          <w:color w:val="2D3748"/>
          <w:spacing w:val="-5"/>
        </w:rPr>
        <w:t xml:space="preserve"> </w:t>
      </w:r>
      <w:r>
        <w:rPr>
          <w:color w:val="2D3748"/>
        </w:rPr>
        <w:t>internal,</w:t>
      </w:r>
      <w:r>
        <w:rPr>
          <w:color w:val="2D3748"/>
          <w:spacing w:val="-5"/>
        </w:rPr>
        <w:t xml:space="preserve"> </w:t>
      </w:r>
      <w:r>
        <w:rPr>
          <w:color w:val="2D3748"/>
        </w:rPr>
        <w:t>hidden</w:t>
      </w:r>
      <w:r>
        <w:rPr>
          <w:color w:val="2D3748"/>
          <w:spacing w:val="-5"/>
        </w:rPr>
        <w:t xml:space="preserve"> </w:t>
      </w:r>
      <w:r>
        <w:rPr>
          <w:color w:val="2D3748"/>
        </w:rPr>
        <w:t>reveal,</w:t>
      </w:r>
      <w:r>
        <w:rPr>
          <w:color w:val="2D3748"/>
          <w:spacing w:val="-5"/>
        </w:rPr>
        <w:t xml:space="preserve"> </w:t>
      </w:r>
      <w:r>
        <w:rPr>
          <w:color w:val="2D3748"/>
        </w:rPr>
        <w:t>limited</w:t>
      </w:r>
      <w:r>
        <w:rPr>
          <w:color w:val="2D3748"/>
          <w:spacing w:val="-5"/>
        </w:rPr>
        <w:t xml:space="preserve"> </w:t>
      </w:r>
      <w:r>
        <w:rPr>
          <w:color w:val="2D3748"/>
        </w:rPr>
        <w:t>back-and-forth capped to a specific interaction/token count.</w:t>
      </w:r>
    </w:p>
    <w:p w14:paraId="592D529E" w14:textId="77777777" w:rsidR="009F11CC" w:rsidRDefault="00A972E5">
      <w:pPr>
        <w:pStyle w:val="ListParagraph"/>
        <w:numPr>
          <w:ilvl w:val="1"/>
          <w:numId w:val="2"/>
        </w:numPr>
        <w:tabs>
          <w:tab w:val="left" w:pos="600"/>
        </w:tabs>
        <w:spacing w:line="312" w:lineRule="auto"/>
        <w:ind w:right="1261"/>
      </w:pPr>
      <w:r>
        <w:rPr>
          <w:rFonts w:ascii="Arial" w:hAnsi="Arial"/>
          <w:b/>
          <w:color w:val="2D3748"/>
        </w:rPr>
        <w:t>Keyword-agnostic</w:t>
      </w:r>
      <w:r>
        <w:rPr>
          <w:rFonts w:ascii="Arial" w:hAnsi="Arial"/>
          <w:b/>
          <w:color w:val="2D3748"/>
          <w:spacing w:val="-7"/>
        </w:rPr>
        <w:t xml:space="preserve"> </w:t>
      </w:r>
      <w:r>
        <w:rPr>
          <w:rFonts w:ascii="Arial" w:hAnsi="Arial"/>
          <w:b/>
          <w:color w:val="2D3748"/>
        </w:rPr>
        <w:t>answer</w:t>
      </w:r>
      <w:r>
        <w:rPr>
          <w:rFonts w:ascii="Arial" w:hAnsi="Arial"/>
          <w:b/>
          <w:color w:val="2D3748"/>
          <w:spacing w:val="-7"/>
        </w:rPr>
        <w:t xml:space="preserve"> </w:t>
      </w:r>
      <w:r>
        <w:rPr>
          <w:rFonts w:ascii="Arial" w:hAnsi="Arial"/>
          <w:b/>
          <w:color w:val="2D3748"/>
        </w:rPr>
        <w:t>mapping:</w:t>
      </w:r>
      <w:r>
        <w:rPr>
          <w:rFonts w:ascii="Arial" w:hAnsi="Arial"/>
          <w:b/>
          <w:color w:val="2D3748"/>
          <w:spacing w:val="-7"/>
        </w:rPr>
        <w:t xml:space="preserve"> </w:t>
      </w:r>
      <w:r>
        <w:rPr>
          <w:color w:val="2D3748"/>
        </w:rPr>
        <w:t>Mapping</w:t>
      </w:r>
      <w:r>
        <w:rPr>
          <w:color w:val="2D3748"/>
          <w:spacing w:val="-7"/>
        </w:rPr>
        <w:t xml:space="preserve"> </w:t>
      </w:r>
      <w:r>
        <w:rPr>
          <w:color w:val="2D3748"/>
        </w:rPr>
        <w:t>sophisticated</w:t>
      </w:r>
      <w:r>
        <w:rPr>
          <w:color w:val="2D3748"/>
          <w:spacing w:val="-7"/>
        </w:rPr>
        <w:t xml:space="preserve"> </w:t>
      </w:r>
      <w:r>
        <w:rPr>
          <w:color w:val="2D3748"/>
        </w:rPr>
        <w:t>responses</w:t>
      </w:r>
      <w:r>
        <w:rPr>
          <w:color w:val="2D3748"/>
          <w:spacing w:val="-7"/>
        </w:rPr>
        <w:t xml:space="preserve"> </w:t>
      </w:r>
      <w:r>
        <w:rPr>
          <w:color w:val="2D3748"/>
        </w:rPr>
        <w:t>in</w:t>
      </w:r>
      <w:r>
        <w:rPr>
          <w:color w:val="2D3748"/>
          <w:spacing w:val="-7"/>
        </w:rPr>
        <w:t xml:space="preserve"> </w:t>
      </w:r>
      <w:r>
        <w:rPr>
          <w:color w:val="2D3748"/>
        </w:rPr>
        <w:t>plain language back to framework terminology without penalizing lack of jargon.</w:t>
      </w:r>
    </w:p>
    <w:p w14:paraId="592D529F" w14:textId="77777777" w:rsidR="009F11CC" w:rsidRDefault="00A972E5">
      <w:pPr>
        <w:pStyle w:val="ListParagraph"/>
        <w:numPr>
          <w:ilvl w:val="1"/>
          <w:numId w:val="2"/>
        </w:numPr>
        <w:tabs>
          <w:tab w:val="left" w:pos="600"/>
        </w:tabs>
        <w:spacing w:line="312" w:lineRule="auto"/>
        <w:ind w:right="870"/>
      </w:pPr>
      <w:r>
        <w:rPr>
          <w:rFonts w:ascii="Arial" w:hAnsi="Arial"/>
          <w:b/>
          <w:color w:val="2D3748"/>
        </w:rPr>
        <w:t>Corpus-relative</w:t>
      </w:r>
      <w:r>
        <w:rPr>
          <w:rFonts w:ascii="Arial" w:hAnsi="Arial"/>
          <w:b/>
          <w:color w:val="2D3748"/>
          <w:spacing w:val="-6"/>
        </w:rPr>
        <w:t xml:space="preserve"> </w:t>
      </w:r>
      <w:r>
        <w:rPr>
          <w:rFonts w:ascii="Arial" w:hAnsi="Arial"/>
          <w:b/>
          <w:color w:val="2D3748"/>
        </w:rPr>
        <w:t>depth</w:t>
      </w:r>
      <w:r>
        <w:rPr>
          <w:rFonts w:ascii="Arial" w:hAnsi="Arial"/>
          <w:b/>
          <w:color w:val="2D3748"/>
          <w:spacing w:val="-6"/>
        </w:rPr>
        <w:t xml:space="preserve"> </w:t>
      </w:r>
      <w:r>
        <w:rPr>
          <w:rFonts w:ascii="Arial" w:hAnsi="Arial"/>
          <w:b/>
          <w:color w:val="2D3748"/>
        </w:rPr>
        <w:t>signal:</w:t>
      </w:r>
      <w:r>
        <w:rPr>
          <w:rFonts w:ascii="Arial" w:hAnsi="Arial"/>
          <w:b/>
          <w:color w:val="2D3748"/>
          <w:spacing w:val="-6"/>
        </w:rPr>
        <w:t xml:space="preserve"> </w:t>
      </w:r>
      <w:r>
        <w:rPr>
          <w:color w:val="2D3748"/>
        </w:rPr>
        <w:t>Comparing</w:t>
      </w:r>
      <w:r>
        <w:rPr>
          <w:color w:val="2D3748"/>
          <w:spacing w:val="-6"/>
        </w:rPr>
        <w:t xml:space="preserve"> </w:t>
      </w:r>
      <w:r>
        <w:rPr>
          <w:color w:val="2D3748"/>
        </w:rPr>
        <w:t>user</w:t>
      </w:r>
      <w:r>
        <w:rPr>
          <w:color w:val="2D3748"/>
          <w:spacing w:val="-6"/>
        </w:rPr>
        <w:t xml:space="preserve"> </w:t>
      </w:r>
      <w:r>
        <w:rPr>
          <w:color w:val="2D3748"/>
        </w:rPr>
        <w:t>self-rating</w:t>
      </w:r>
      <w:r>
        <w:rPr>
          <w:color w:val="2D3748"/>
          <w:spacing w:val="-6"/>
        </w:rPr>
        <w:t xml:space="preserve"> </w:t>
      </w:r>
      <w:r>
        <w:rPr>
          <w:color w:val="2D3748"/>
        </w:rPr>
        <w:t>against</w:t>
      </w:r>
      <w:r>
        <w:rPr>
          <w:color w:val="2D3748"/>
          <w:spacing w:val="-6"/>
        </w:rPr>
        <w:t xml:space="preserve"> </w:t>
      </w:r>
      <w:r>
        <w:rPr>
          <w:color w:val="2D3748"/>
        </w:rPr>
        <w:t>evaluated</w:t>
      </w:r>
      <w:r>
        <w:rPr>
          <w:color w:val="2D3748"/>
          <w:spacing w:val="-6"/>
        </w:rPr>
        <w:t xml:space="preserve"> </w:t>
      </w:r>
      <w:r>
        <w:rPr>
          <w:color w:val="2D3748"/>
        </w:rPr>
        <w:t>answer depth across historical entries.</w:t>
      </w:r>
    </w:p>
    <w:p w14:paraId="592D52A0" w14:textId="77777777" w:rsidR="009F11CC" w:rsidRDefault="00A972E5">
      <w:pPr>
        <w:pStyle w:val="ListParagraph"/>
        <w:numPr>
          <w:ilvl w:val="1"/>
          <w:numId w:val="2"/>
        </w:numPr>
        <w:tabs>
          <w:tab w:val="left" w:pos="600"/>
        </w:tabs>
        <w:spacing w:line="312" w:lineRule="auto"/>
        <w:ind w:right="1372"/>
      </w:pPr>
      <w:r>
        <w:rPr>
          <w:rFonts w:ascii="Arial" w:hAnsi="Arial"/>
          <w:b/>
          <w:color w:val="2D3748"/>
        </w:rPr>
        <w:t>Start/Stop/Continue</w:t>
      </w:r>
      <w:r>
        <w:rPr>
          <w:rFonts w:ascii="Arial" w:hAnsi="Arial"/>
          <w:b/>
          <w:color w:val="2D3748"/>
          <w:spacing w:val="-7"/>
        </w:rPr>
        <w:t xml:space="preserve"> </w:t>
      </w:r>
      <w:r>
        <w:rPr>
          <w:rFonts w:ascii="Arial" w:hAnsi="Arial"/>
          <w:b/>
          <w:color w:val="2D3748"/>
        </w:rPr>
        <w:t>reflection:</w:t>
      </w:r>
      <w:r>
        <w:rPr>
          <w:rFonts w:ascii="Arial" w:hAnsi="Arial"/>
          <w:b/>
          <w:color w:val="2D3748"/>
          <w:spacing w:val="-7"/>
        </w:rPr>
        <w:t xml:space="preserve"> </w:t>
      </w:r>
      <w:r>
        <w:rPr>
          <w:color w:val="2D3748"/>
        </w:rPr>
        <w:t>Guided</w:t>
      </w:r>
      <w:r>
        <w:rPr>
          <w:color w:val="2D3748"/>
          <w:spacing w:val="-7"/>
        </w:rPr>
        <w:t xml:space="preserve"> </w:t>
      </w:r>
      <w:r>
        <w:rPr>
          <w:color w:val="2D3748"/>
        </w:rPr>
        <w:t>reflection</w:t>
      </w:r>
      <w:r>
        <w:rPr>
          <w:color w:val="2D3748"/>
          <w:spacing w:val="-7"/>
        </w:rPr>
        <w:t xml:space="preserve"> </w:t>
      </w:r>
      <w:r>
        <w:rPr>
          <w:color w:val="2D3748"/>
        </w:rPr>
        <w:t>prompts</w:t>
      </w:r>
      <w:r>
        <w:rPr>
          <w:color w:val="2D3748"/>
          <w:spacing w:val="-7"/>
        </w:rPr>
        <w:t xml:space="preserve"> </w:t>
      </w:r>
      <w:r>
        <w:rPr>
          <w:color w:val="2D3748"/>
        </w:rPr>
        <w:t>delivered</w:t>
      </w:r>
      <w:r>
        <w:rPr>
          <w:color w:val="2D3748"/>
          <w:spacing w:val="-7"/>
        </w:rPr>
        <w:t xml:space="preserve"> </w:t>
      </w:r>
      <w:r>
        <w:rPr>
          <w:color w:val="2D3748"/>
        </w:rPr>
        <w:t>at</w:t>
      </w:r>
      <w:r>
        <w:rPr>
          <w:color w:val="2D3748"/>
          <w:spacing w:val="-7"/>
        </w:rPr>
        <w:t xml:space="preserve"> </w:t>
      </w:r>
      <w:r>
        <w:rPr>
          <w:color w:val="2D3748"/>
        </w:rPr>
        <w:t xml:space="preserve">module </w:t>
      </w:r>
      <w:r>
        <w:rPr>
          <w:color w:val="2D3748"/>
          <w:spacing w:val="-2"/>
        </w:rPr>
        <w:t>completion.</w:t>
      </w:r>
    </w:p>
    <w:p w14:paraId="592D52A1" w14:textId="77777777" w:rsidR="009F11CC" w:rsidRDefault="00A972E5">
      <w:pPr>
        <w:pStyle w:val="ListParagraph"/>
        <w:numPr>
          <w:ilvl w:val="1"/>
          <w:numId w:val="2"/>
        </w:numPr>
        <w:tabs>
          <w:tab w:val="left" w:pos="599"/>
        </w:tabs>
        <w:spacing w:before="3"/>
        <w:ind w:left="599" w:hanging="359"/>
      </w:pPr>
      <w:r>
        <w:rPr>
          <w:rFonts w:ascii="Arial" w:hAnsi="Arial"/>
          <w:b/>
          <w:color w:val="2D3748"/>
        </w:rPr>
        <w:t>Human</w:t>
      </w:r>
      <w:r>
        <w:rPr>
          <w:rFonts w:ascii="Arial" w:hAnsi="Arial"/>
          <w:b/>
          <w:color w:val="2D3748"/>
          <w:spacing w:val="-10"/>
        </w:rPr>
        <w:t xml:space="preserve"> </w:t>
      </w:r>
      <w:r>
        <w:rPr>
          <w:rFonts w:ascii="Arial" w:hAnsi="Arial"/>
          <w:b/>
          <w:color w:val="2D3748"/>
        </w:rPr>
        <w:t>escalation</w:t>
      </w:r>
      <w:r>
        <w:rPr>
          <w:rFonts w:ascii="Arial" w:hAnsi="Arial"/>
          <w:b/>
          <w:color w:val="2D3748"/>
          <w:spacing w:val="-8"/>
        </w:rPr>
        <w:t xml:space="preserve"> </w:t>
      </w:r>
      <w:r>
        <w:rPr>
          <w:rFonts w:ascii="Arial" w:hAnsi="Arial"/>
          <w:b/>
          <w:color w:val="2D3748"/>
        </w:rPr>
        <w:t>path:</w:t>
      </w:r>
      <w:r>
        <w:rPr>
          <w:rFonts w:ascii="Arial" w:hAnsi="Arial"/>
          <w:b/>
          <w:color w:val="2D3748"/>
          <w:spacing w:val="-8"/>
        </w:rPr>
        <w:t xml:space="preserve"> </w:t>
      </w:r>
      <w:r>
        <w:rPr>
          <w:color w:val="2D3748"/>
        </w:rPr>
        <w:t>Approximately</w:t>
      </w:r>
      <w:r>
        <w:rPr>
          <w:color w:val="2D3748"/>
          <w:spacing w:val="-8"/>
        </w:rPr>
        <w:t xml:space="preserve"> </w:t>
      </w:r>
      <w:r>
        <w:rPr>
          <w:color w:val="2D3748"/>
        </w:rPr>
        <w:t>20-minute</w:t>
      </w:r>
      <w:r>
        <w:rPr>
          <w:color w:val="2D3748"/>
          <w:spacing w:val="-8"/>
        </w:rPr>
        <w:t xml:space="preserve"> </w:t>
      </w:r>
      <w:r>
        <w:rPr>
          <w:color w:val="2D3748"/>
        </w:rPr>
        <w:t>consultant</w:t>
      </w:r>
      <w:r>
        <w:rPr>
          <w:color w:val="2D3748"/>
          <w:spacing w:val="-8"/>
        </w:rPr>
        <w:t xml:space="preserve"> </w:t>
      </w:r>
      <w:r>
        <w:rPr>
          <w:color w:val="2D3748"/>
        </w:rPr>
        <w:t>escalation</w:t>
      </w:r>
      <w:r>
        <w:rPr>
          <w:color w:val="2D3748"/>
          <w:spacing w:val="-8"/>
        </w:rPr>
        <w:t xml:space="preserve"> </w:t>
      </w:r>
      <w:r>
        <w:rPr>
          <w:color w:val="2D3748"/>
        </w:rPr>
        <w:t>by</w:t>
      </w:r>
      <w:r>
        <w:rPr>
          <w:color w:val="2D3748"/>
          <w:spacing w:val="-8"/>
        </w:rPr>
        <w:t xml:space="preserve"> </w:t>
      </w:r>
      <w:r>
        <w:rPr>
          <w:color w:val="2D3748"/>
          <w:spacing w:val="-2"/>
        </w:rPr>
        <w:t>exception.</w:t>
      </w:r>
    </w:p>
    <w:p w14:paraId="592D52A2" w14:textId="77777777" w:rsidR="009F11CC" w:rsidRDefault="009F11CC">
      <w:pPr>
        <w:pStyle w:val="BodyText"/>
        <w:spacing w:before="244"/>
      </w:pPr>
    </w:p>
    <w:p w14:paraId="592D52A3" w14:textId="77777777" w:rsidR="009F11CC" w:rsidRDefault="00A972E5">
      <w:pPr>
        <w:spacing w:line="312" w:lineRule="auto"/>
        <w:ind w:left="180" w:right="568"/>
      </w:pPr>
      <w:r>
        <w:rPr>
          <w:rFonts w:ascii="Arial" w:hAnsi="Arial"/>
          <w:b/>
          <w:color w:val="2D3748"/>
          <w:shd w:val="clear" w:color="auto" w:fill="EBF7FF"/>
        </w:rPr>
        <w:t xml:space="preserve">Design constraint worth preserving: </w:t>
      </w:r>
      <w:r>
        <w:rPr>
          <w:color w:val="2D3748"/>
          <w:shd w:val="clear" w:color="auto" w:fill="EBF7FF"/>
        </w:rPr>
        <w:t>Ashutosh was explicit that the org/individual gap</w:t>
      </w:r>
      <w:r>
        <w:rPr>
          <w:color w:val="2D3748"/>
        </w:rPr>
        <w:t xml:space="preserve"> </w:t>
      </w:r>
      <w:r>
        <w:rPr>
          <w:color w:val="2D3748"/>
          <w:shd w:val="clear" w:color="auto" w:fill="EBF7FF"/>
        </w:rPr>
        <w:t>should</w:t>
      </w:r>
      <w:r>
        <w:rPr>
          <w:color w:val="2D3748"/>
          <w:spacing w:val="-4"/>
          <w:shd w:val="clear" w:color="auto" w:fill="EBF7FF"/>
        </w:rPr>
        <w:t xml:space="preserve"> </w:t>
      </w:r>
      <w:r>
        <w:rPr>
          <w:color w:val="2D3748"/>
          <w:shd w:val="clear" w:color="auto" w:fill="EBF7FF"/>
        </w:rPr>
        <w:t>stay</w:t>
      </w:r>
      <w:r>
        <w:rPr>
          <w:color w:val="2D3748"/>
          <w:spacing w:val="-4"/>
          <w:shd w:val="clear" w:color="auto" w:fill="EBF7FF"/>
        </w:rPr>
        <w:t xml:space="preserve"> </w:t>
      </w:r>
      <w:r>
        <w:rPr>
          <w:rFonts w:ascii="Arial" w:hAnsi="Arial"/>
          <w:b/>
          <w:color w:val="2D3748"/>
          <w:shd w:val="clear" w:color="auto" w:fill="EBF7FF"/>
        </w:rPr>
        <w:t>implied,</w:t>
      </w:r>
      <w:r>
        <w:rPr>
          <w:rFonts w:ascii="Arial" w:hAnsi="Arial"/>
          <w:b/>
          <w:color w:val="2D3748"/>
          <w:spacing w:val="-4"/>
          <w:shd w:val="clear" w:color="auto" w:fill="EBF7FF"/>
        </w:rPr>
        <w:t xml:space="preserve"> </w:t>
      </w:r>
      <w:r>
        <w:rPr>
          <w:rFonts w:ascii="Arial" w:hAnsi="Arial"/>
          <w:b/>
          <w:color w:val="2D3748"/>
          <w:shd w:val="clear" w:color="auto" w:fill="EBF7FF"/>
        </w:rPr>
        <w:t>not</w:t>
      </w:r>
      <w:r>
        <w:rPr>
          <w:rFonts w:ascii="Arial" w:hAnsi="Arial"/>
          <w:b/>
          <w:color w:val="2D3748"/>
          <w:spacing w:val="-4"/>
          <w:shd w:val="clear" w:color="auto" w:fill="EBF7FF"/>
        </w:rPr>
        <w:t xml:space="preserve"> </w:t>
      </w:r>
      <w:r>
        <w:rPr>
          <w:rFonts w:ascii="Arial" w:hAnsi="Arial"/>
          <w:b/>
          <w:color w:val="2D3748"/>
          <w:shd w:val="clear" w:color="auto" w:fill="EBF7FF"/>
        </w:rPr>
        <w:t>stated,</w:t>
      </w:r>
      <w:r>
        <w:rPr>
          <w:rFonts w:ascii="Arial" w:hAnsi="Arial"/>
          <w:b/>
          <w:color w:val="2D3748"/>
          <w:spacing w:val="-4"/>
          <w:shd w:val="clear" w:color="auto" w:fill="EBF7FF"/>
        </w:rPr>
        <w:t xml:space="preserve"> </w:t>
      </w:r>
      <w:r>
        <w:rPr>
          <w:rFonts w:ascii="Arial" w:hAnsi="Arial"/>
          <w:b/>
          <w:color w:val="2D3748"/>
          <w:shd w:val="clear" w:color="auto" w:fill="EBF7FF"/>
        </w:rPr>
        <w:t>during</w:t>
      </w:r>
      <w:r>
        <w:rPr>
          <w:rFonts w:ascii="Arial" w:hAnsi="Arial"/>
          <w:b/>
          <w:color w:val="2D3748"/>
          <w:spacing w:val="-4"/>
          <w:shd w:val="clear" w:color="auto" w:fill="EBF7FF"/>
        </w:rPr>
        <w:t xml:space="preserve"> </w:t>
      </w:r>
      <w:r>
        <w:rPr>
          <w:rFonts w:ascii="Arial" w:hAnsi="Arial"/>
          <w:b/>
          <w:color w:val="2D3748"/>
          <w:shd w:val="clear" w:color="auto" w:fill="EBF7FF"/>
        </w:rPr>
        <w:t>the</w:t>
      </w:r>
      <w:r>
        <w:rPr>
          <w:rFonts w:ascii="Arial" w:hAnsi="Arial"/>
          <w:b/>
          <w:color w:val="2D3748"/>
          <w:spacing w:val="-4"/>
          <w:shd w:val="clear" w:color="auto" w:fill="EBF7FF"/>
        </w:rPr>
        <w:t xml:space="preserve"> </w:t>
      </w:r>
      <w:r>
        <w:rPr>
          <w:rFonts w:ascii="Arial" w:hAnsi="Arial"/>
          <w:b/>
          <w:color w:val="2D3748"/>
          <w:shd w:val="clear" w:color="auto" w:fill="EBF7FF"/>
        </w:rPr>
        <w:t>module</w:t>
      </w:r>
      <w:r>
        <w:rPr>
          <w:rFonts w:ascii="Arial" w:hAnsi="Arial"/>
          <w:b/>
          <w:color w:val="2D3748"/>
          <w:spacing w:val="-4"/>
          <w:shd w:val="clear" w:color="auto" w:fill="EBF7FF"/>
        </w:rPr>
        <w:t xml:space="preserve"> </w:t>
      </w:r>
      <w:r>
        <w:rPr>
          <w:color w:val="2D3748"/>
          <w:shd w:val="clear" w:color="auto" w:fill="EBF7FF"/>
        </w:rPr>
        <w:t>(</w:t>
      </w:r>
      <w:r>
        <w:rPr>
          <w:rFonts w:ascii="Arial" w:hAnsi="Arial"/>
          <w:i/>
          <w:color w:val="2D3748"/>
          <w:shd w:val="clear" w:color="auto" w:fill="EBF7FF"/>
        </w:rPr>
        <w:t>“we</w:t>
      </w:r>
      <w:r>
        <w:rPr>
          <w:rFonts w:ascii="Arial" w:hAnsi="Arial"/>
          <w:i/>
          <w:color w:val="2D3748"/>
          <w:spacing w:val="-4"/>
          <w:shd w:val="clear" w:color="auto" w:fill="EBF7FF"/>
        </w:rPr>
        <w:t xml:space="preserve"> </w:t>
      </w:r>
      <w:r>
        <w:rPr>
          <w:rFonts w:ascii="Arial" w:hAnsi="Arial"/>
          <w:i/>
          <w:color w:val="2D3748"/>
          <w:shd w:val="clear" w:color="auto" w:fill="EBF7FF"/>
        </w:rPr>
        <w:t>allow</w:t>
      </w:r>
      <w:r>
        <w:rPr>
          <w:rFonts w:ascii="Arial" w:hAnsi="Arial"/>
          <w:i/>
          <w:color w:val="2D3748"/>
          <w:spacing w:val="-4"/>
          <w:shd w:val="clear" w:color="auto" w:fill="EBF7FF"/>
        </w:rPr>
        <w:t xml:space="preserve"> </w:t>
      </w:r>
      <w:r>
        <w:rPr>
          <w:rFonts w:ascii="Arial" w:hAnsi="Arial"/>
          <w:i/>
          <w:color w:val="2D3748"/>
          <w:shd w:val="clear" w:color="auto" w:fill="EBF7FF"/>
        </w:rPr>
        <w:t>that</w:t>
      </w:r>
      <w:r>
        <w:rPr>
          <w:rFonts w:ascii="Arial" w:hAnsi="Arial"/>
          <w:i/>
          <w:color w:val="2D3748"/>
          <w:spacing w:val="-4"/>
          <w:shd w:val="clear" w:color="auto" w:fill="EBF7FF"/>
        </w:rPr>
        <w:t xml:space="preserve"> </w:t>
      </w:r>
      <w:r>
        <w:rPr>
          <w:rFonts w:ascii="Arial" w:hAnsi="Arial"/>
          <w:i/>
          <w:color w:val="2D3748"/>
          <w:shd w:val="clear" w:color="auto" w:fill="EBF7FF"/>
        </w:rPr>
        <w:t>gap</w:t>
      </w:r>
      <w:r>
        <w:rPr>
          <w:rFonts w:ascii="Arial" w:hAnsi="Arial"/>
          <w:i/>
          <w:color w:val="2D3748"/>
          <w:spacing w:val="-4"/>
          <w:shd w:val="clear" w:color="auto" w:fill="EBF7FF"/>
        </w:rPr>
        <w:t xml:space="preserve"> </w:t>
      </w:r>
      <w:r>
        <w:rPr>
          <w:rFonts w:ascii="Arial" w:hAnsi="Arial"/>
          <w:i/>
          <w:color w:val="2D3748"/>
          <w:shd w:val="clear" w:color="auto" w:fill="EBF7FF"/>
        </w:rPr>
        <w:t>to</w:t>
      </w:r>
      <w:r>
        <w:rPr>
          <w:rFonts w:ascii="Arial" w:hAnsi="Arial"/>
          <w:i/>
          <w:color w:val="2D3748"/>
          <w:spacing w:val="-4"/>
          <w:shd w:val="clear" w:color="auto" w:fill="EBF7FF"/>
        </w:rPr>
        <w:t xml:space="preserve"> </w:t>
      </w:r>
      <w:r>
        <w:rPr>
          <w:rFonts w:ascii="Arial" w:hAnsi="Arial"/>
          <w:i/>
          <w:color w:val="2D3748"/>
          <w:shd w:val="clear" w:color="auto" w:fill="EBF7FF"/>
        </w:rPr>
        <w:t>remain</w:t>
      </w:r>
      <w:r>
        <w:rPr>
          <w:rFonts w:ascii="Arial" w:hAnsi="Arial"/>
          <w:i/>
          <w:color w:val="2D3748"/>
          <w:spacing w:val="-4"/>
          <w:shd w:val="clear" w:color="auto" w:fill="EBF7FF"/>
        </w:rPr>
        <w:t xml:space="preserve"> </w:t>
      </w:r>
      <w:r>
        <w:rPr>
          <w:rFonts w:ascii="Arial" w:hAnsi="Arial"/>
          <w:i/>
          <w:color w:val="2D3748"/>
          <w:shd w:val="clear" w:color="auto" w:fill="EBF7FF"/>
        </w:rPr>
        <w:t>salient</w:t>
      </w:r>
      <w:r>
        <w:rPr>
          <w:rFonts w:ascii="Arial" w:hAnsi="Arial"/>
          <w:i/>
          <w:color w:val="2D3748"/>
        </w:rPr>
        <w:t xml:space="preserve"> </w:t>
      </w:r>
      <w:r>
        <w:rPr>
          <w:rFonts w:ascii="Arial" w:hAnsi="Arial"/>
          <w:i/>
          <w:color w:val="2D3748"/>
          <w:shd w:val="clear" w:color="auto" w:fill="EBF7FF"/>
        </w:rPr>
        <w:t>but implied... never make it salient because that’s too dangerous”</w:t>
      </w:r>
      <w:r>
        <w:rPr>
          <w:color w:val="2D3748"/>
          <w:shd w:val="clear" w:color="auto" w:fill="EBF7FF"/>
        </w:rPr>
        <w:t>), and only surfaced</w:t>
      </w:r>
      <w:r>
        <w:rPr>
          <w:color w:val="2D3748"/>
        </w:rPr>
        <w:t xml:space="preserve"> </w:t>
      </w:r>
      <w:r>
        <w:rPr>
          <w:color w:val="2D3748"/>
          <w:shd w:val="clear" w:color="auto" w:fill="EBF7FF"/>
        </w:rPr>
        <w:t>explicitly at the very end via Start/Stop/Continue. That represents a firm architectural</w:t>
      </w:r>
      <w:r>
        <w:rPr>
          <w:color w:val="2D3748"/>
        </w:rPr>
        <w:t xml:space="preserve"> </w:t>
      </w:r>
      <w:r>
        <w:rPr>
          <w:color w:val="2D3748"/>
          <w:shd w:val="clear" w:color="auto" w:fill="EBF7FF"/>
        </w:rPr>
        <w:t>constraint on how the corpus-relative depth signal is surfaced.</w:t>
      </w:r>
    </w:p>
    <w:p w14:paraId="592D52A4" w14:textId="77777777" w:rsidR="009F11CC" w:rsidRDefault="009F11CC">
      <w:pPr>
        <w:pStyle w:val="BodyText"/>
        <w:spacing w:before="0"/>
        <w:rPr>
          <w:ins w:id="74" w:author="Ash Tiwari" w:date="2026-09-10T19:42:00Z" w16du:dateUtc="2026-09-10T14:12:00Z"/>
        </w:rPr>
      </w:pPr>
    </w:p>
    <w:p w14:paraId="0D7EBAEE" w14:textId="53BA25E6" w:rsidR="00ED126B" w:rsidRDefault="00ED126B">
      <w:pPr>
        <w:pStyle w:val="BodyText"/>
        <w:spacing w:before="0"/>
      </w:pPr>
      <w:ins w:id="75" w:author="Ash Tiwari" w:date="2026-09-10T19:42:00Z" w16du:dateUtc="2026-09-10T14:12:00Z">
        <w:r>
          <w:t xml:space="preserve">Ash: </w:t>
        </w:r>
      </w:ins>
      <w:ins w:id="76" w:author="Ash Tiwari" w:date="2026-09-10T19:43:00Z" w16du:dateUtc="2026-09-10T14:13:00Z">
        <w:r>
          <w:t>Sorry - h</w:t>
        </w:r>
      </w:ins>
      <w:ins w:id="77" w:author="Ash Tiwari" w:date="2026-09-10T19:42:00Z" w16du:dateUtc="2026-09-10T14:12:00Z">
        <w:r>
          <w:t xml:space="preserve">ave lost track of this one. </w:t>
        </w:r>
      </w:ins>
    </w:p>
    <w:p w14:paraId="592D52A5" w14:textId="77777777" w:rsidR="009F11CC" w:rsidRDefault="009F11CC">
      <w:pPr>
        <w:pStyle w:val="BodyText"/>
        <w:spacing w:before="41"/>
      </w:pPr>
    </w:p>
    <w:p w14:paraId="592D52A6" w14:textId="77777777" w:rsidR="009F11CC" w:rsidRDefault="00A972E5">
      <w:pPr>
        <w:pStyle w:val="Heading2"/>
        <w:numPr>
          <w:ilvl w:val="0"/>
          <w:numId w:val="2"/>
        </w:numPr>
        <w:tabs>
          <w:tab w:val="left" w:pos="353"/>
        </w:tabs>
        <w:spacing w:before="1"/>
        <w:ind w:left="353" w:hanging="353"/>
      </w:pPr>
      <w:bookmarkStart w:id="78" w:name="6._Product_Framing_Inconsistency_(Pitch_"/>
      <w:bookmarkEnd w:id="78"/>
      <w:r>
        <w:rPr>
          <w:color w:val="2A6BB0"/>
        </w:rPr>
        <w:t>Product</w:t>
      </w:r>
      <w:r>
        <w:rPr>
          <w:color w:val="2A6BB0"/>
          <w:spacing w:val="-10"/>
        </w:rPr>
        <w:t xml:space="preserve"> </w:t>
      </w:r>
      <w:r>
        <w:rPr>
          <w:color w:val="2A6BB0"/>
        </w:rPr>
        <w:t>Framing</w:t>
      </w:r>
      <w:r>
        <w:rPr>
          <w:color w:val="2A6BB0"/>
          <w:spacing w:val="-8"/>
        </w:rPr>
        <w:t xml:space="preserve"> </w:t>
      </w:r>
      <w:r>
        <w:rPr>
          <w:color w:val="2A6BB0"/>
        </w:rPr>
        <w:t>Inconsistency</w:t>
      </w:r>
      <w:r>
        <w:rPr>
          <w:color w:val="2A6BB0"/>
          <w:spacing w:val="-7"/>
        </w:rPr>
        <w:t xml:space="preserve"> </w:t>
      </w:r>
      <w:r>
        <w:rPr>
          <w:color w:val="2A6BB0"/>
        </w:rPr>
        <w:t>(Pitch</w:t>
      </w:r>
      <w:r>
        <w:rPr>
          <w:color w:val="2A6BB0"/>
          <w:spacing w:val="-8"/>
        </w:rPr>
        <w:t xml:space="preserve"> </w:t>
      </w:r>
      <w:r>
        <w:rPr>
          <w:color w:val="2A6BB0"/>
        </w:rPr>
        <w:t>Materials,</w:t>
      </w:r>
      <w:r>
        <w:rPr>
          <w:color w:val="2A6BB0"/>
          <w:spacing w:val="-8"/>
        </w:rPr>
        <w:t xml:space="preserve"> </w:t>
      </w:r>
      <w:r>
        <w:rPr>
          <w:color w:val="2A6BB0"/>
        </w:rPr>
        <w:t>Not</w:t>
      </w:r>
      <w:r>
        <w:rPr>
          <w:color w:val="2A6BB0"/>
          <w:spacing w:val="-7"/>
        </w:rPr>
        <w:t xml:space="preserve"> </w:t>
      </w:r>
      <w:r>
        <w:rPr>
          <w:color w:val="2A6BB0"/>
          <w:spacing w:val="-2"/>
        </w:rPr>
        <w:t>Code)</w:t>
      </w:r>
    </w:p>
    <w:p w14:paraId="592D52A7" w14:textId="77777777" w:rsidR="009F11CC" w:rsidRDefault="00A972E5">
      <w:pPr>
        <w:pStyle w:val="ListParagraph"/>
        <w:numPr>
          <w:ilvl w:val="1"/>
          <w:numId w:val="2"/>
        </w:numPr>
        <w:tabs>
          <w:tab w:val="left" w:pos="600"/>
        </w:tabs>
        <w:spacing w:before="199" w:line="312" w:lineRule="auto"/>
        <w:ind w:right="442"/>
        <w:jc w:val="both"/>
      </w:pPr>
      <w:r>
        <w:rPr>
          <w:rFonts w:ascii="Arial" w:hAnsi="Arial"/>
          <w:b/>
          <w:color w:val="2D3748"/>
        </w:rPr>
        <w:t>24</w:t>
      </w:r>
      <w:r>
        <w:rPr>
          <w:rFonts w:ascii="Arial" w:hAnsi="Arial"/>
          <w:b/>
          <w:color w:val="2D3748"/>
          <w:spacing w:val="-5"/>
        </w:rPr>
        <w:t xml:space="preserve"> </w:t>
      </w:r>
      <w:r>
        <w:rPr>
          <w:rFonts w:ascii="Arial" w:hAnsi="Arial"/>
          <w:b/>
          <w:color w:val="2D3748"/>
        </w:rPr>
        <w:t>Aug:</w:t>
      </w:r>
      <w:r>
        <w:rPr>
          <w:rFonts w:ascii="Arial" w:hAnsi="Arial"/>
          <w:b/>
          <w:color w:val="2D3748"/>
          <w:spacing w:val="-5"/>
        </w:rPr>
        <w:t xml:space="preserve"> </w:t>
      </w:r>
      <w:r>
        <w:rPr>
          <w:color w:val="2D3748"/>
        </w:rPr>
        <w:t>Five</w:t>
      </w:r>
      <w:r>
        <w:rPr>
          <w:color w:val="2D3748"/>
          <w:spacing w:val="-5"/>
        </w:rPr>
        <w:t xml:space="preserve"> </w:t>
      </w:r>
      <w:r>
        <w:rPr>
          <w:color w:val="2D3748"/>
        </w:rPr>
        <w:t>business-value</w:t>
      </w:r>
      <w:r>
        <w:rPr>
          <w:color w:val="2D3748"/>
          <w:spacing w:val="-5"/>
        </w:rPr>
        <w:t xml:space="preserve"> </w:t>
      </w:r>
      <w:r>
        <w:rPr>
          <w:color w:val="2D3748"/>
        </w:rPr>
        <w:t>“levels”</w:t>
      </w:r>
      <w:r>
        <w:rPr>
          <w:color w:val="2D3748"/>
          <w:spacing w:val="-5"/>
        </w:rPr>
        <w:t xml:space="preserve"> </w:t>
      </w:r>
      <w:r>
        <w:rPr>
          <w:color w:val="2D3748"/>
        </w:rPr>
        <w:t>defined</w:t>
      </w:r>
      <w:r>
        <w:rPr>
          <w:color w:val="2D3748"/>
          <w:spacing w:val="-5"/>
        </w:rPr>
        <w:t xml:space="preserve"> </w:t>
      </w:r>
      <w:r>
        <w:rPr>
          <w:color w:val="2D3748"/>
        </w:rPr>
        <w:t>—</w:t>
      </w:r>
      <w:r>
        <w:rPr>
          <w:color w:val="2D3748"/>
          <w:spacing w:val="-5"/>
        </w:rPr>
        <w:t xml:space="preserve"> </w:t>
      </w:r>
      <w:r>
        <w:rPr>
          <w:color w:val="2D3748"/>
        </w:rPr>
        <w:t>capability</w:t>
      </w:r>
      <w:r>
        <w:rPr>
          <w:color w:val="2D3748"/>
          <w:spacing w:val="-5"/>
        </w:rPr>
        <w:t xml:space="preserve"> </w:t>
      </w:r>
      <w:r>
        <w:rPr>
          <w:color w:val="2D3748"/>
        </w:rPr>
        <w:t>building,</w:t>
      </w:r>
      <w:r>
        <w:rPr>
          <w:color w:val="2D3748"/>
          <w:spacing w:val="-5"/>
        </w:rPr>
        <w:t xml:space="preserve"> </w:t>
      </w:r>
      <w:r>
        <w:rPr>
          <w:color w:val="2D3748"/>
        </w:rPr>
        <w:t>management</w:t>
      </w:r>
      <w:r>
        <w:rPr>
          <w:color w:val="2D3748"/>
          <w:spacing w:val="-5"/>
        </w:rPr>
        <w:t xml:space="preserve"> </w:t>
      </w:r>
      <w:r>
        <w:rPr>
          <w:color w:val="2D3748"/>
        </w:rPr>
        <w:t>process building,</w:t>
      </w:r>
      <w:r>
        <w:rPr>
          <w:color w:val="2D3748"/>
          <w:spacing w:val="-4"/>
        </w:rPr>
        <w:t xml:space="preserve"> </w:t>
      </w:r>
      <w:r>
        <w:rPr>
          <w:color w:val="2D3748"/>
        </w:rPr>
        <w:t>organization</w:t>
      </w:r>
      <w:r>
        <w:rPr>
          <w:color w:val="2D3748"/>
          <w:spacing w:val="-4"/>
        </w:rPr>
        <w:t xml:space="preserve"> </w:t>
      </w:r>
      <w:r>
        <w:rPr>
          <w:color w:val="2D3748"/>
        </w:rPr>
        <w:t>transparency</w:t>
      </w:r>
      <w:r>
        <w:rPr>
          <w:color w:val="2D3748"/>
          <w:spacing w:val="-4"/>
        </w:rPr>
        <w:t xml:space="preserve"> </w:t>
      </w:r>
      <w:r>
        <w:rPr>
          <w:color w:val="2D3748"/>
        </w:rPr>
        <w:t>building,</w:t>
      </w:r>
      <w:r>
        <w:rPr>
          <w:color w:val="2D3748"/>
          <w:spacing w:val="-4"/>
        </w:rPr>
        <w:t xml:space="preserve"> </w:t>
      </w:r>
      <w:r>
        <w:rPr>
          <w:color w:val="2D3748"/>
        </w:rPr>
        <w:t>performance</w:t>
      </w:r>
      <w:r>
        <w:rPr>
          <w:color w:val="2D3748"/>
          <w:spacing w:val="-4"/>
        </w:rPr>
        <w:t xml:space="preserve"> </w:t>
      </w:r>
      <w:r>
        <w:rPr>
          <w:color w:val="2D3748"/>
        </w:rPr>
        <w:t>&amp;</w:t>
      </w:r>
      <w:r>
        <w:rPr>
          <w:color w:val="2D3748"/>
          <w:spacing w:val="-4"/>
        </w:rPr>
        <w:t xml:space="preserve"> </w:t>
      </w:r>
      <w:r>
        <w:rPr>
          <w:color w:val="2D3748"/>
        </w:rPr>
        <w:t>potential</w:t>
      </w:r>
      <w:r>
        <w:rPr>
          <w:color w:val="2D3748"/>
          <w:spacing w:val="-4"/>
        </w:rPr>
        <w:t xml:space="preserve"> </w:t>
      </w:r>
      <w:r>
        <w:rPr>
          <w:color w:val="2D3748"/>
        </w:rPr>
        <w:t>evaluation,</w:t>
      </w:r>
      <w:r>
        <w:rPr>
          <w:color w:val="2D3748"/>
          <w:spacing w:val="-4"/>
        </w:rPr>
        <w:t xml:space="preserve"> </w:t>
      </w:r>
      <w:r>
        <w:rPr>
          <w:color w:val="2D3748"/>
        </w:rPr>
        <w:t>and</w:t>
      </w:r>
      <w:r>
        <w:rPr>
          <w:color w:val="2D3748"/>
          <w:spacing w:val="-4"/>
        </w:rPr>
        <w:t xml:space="preserve"> </w:t>
      </w:r>
      <w:r>
        <w:rPr>
          <w:color w:val="2D3748"/>
        </w:rPr>
        <w:t>DIY consulting (matches</w:t>
      </w:r>
    </w:p>
    <w:p w14:paraId="592D52A8" w14:textId="77777777" w:rsidR="009F11CC" w:rsidRDefault="00A972E5">
      <w:pPr>
        <w:pStyle w:val="BodyText"/>
        <w:spacing w:before="4"/>
        <w:ind w:left="600"/>
        <w:jc w:val="both"/>
      </w:pPr>
      <w:proofErr w:type="spellStart"/>
      <w:r>
        <w:rPr>
          <w:rFonts w:ascii="Consolas" w:hAnsi="Consolas"/>
          <w:color w:val="2D3748"/>
          <w:shd w:val="clear" w:color="auto" w:fill="ECF1F6"/>
        </w:rPr>
        <w:t>CLAUDE.md</w:t>
      </w:r>
      <w:r>
        <w:rPr>
          <w:color w:val="2D3748"/>
        </w:rPr>
        <w:t>’s</w:t>
      </w:r>
      <w:proofErr w:type="spellEnd"/>
      <w:r>
        <w:rPr>
          <w:color w:val="2D3748"/>
          <w:spacing w:val="-7"/>
        </w:rPr>
        <w:t xml:space="preserve"> </w:t>
      </w:r>
      <w:r>
        <w:rPr>
          <w:color w:val="2D3748"/>
        </w:rPr>
        <w:t>“Beyond</w:t>
      </w:r>
      <w:r>
        <w:rPr>
          <w:color w:val="2D3748"/>
          <w:spacing w:val="-7"/>
        </w:rPr>
        <w:t xml:space="preserve"> </w:t>
      </w:r>
      <w:r>
        <w:rPr>
          <w:color w:val="2D3748"/>
        </w:rPr>
        <w:t>the</w:t>
      </w:r>
      <w:r>
        <w:rPr>
          <w:color w:val="2D3748"/>
          <w:spacing w:val="-7"/>
        </w:rPr>
        <w:t xml:space="preserve"> </w:t>
      </w:r>
      <w:r>
        <w:rPr>
          <w:color w:val="2D3748"/>
        </w:rPr>
        <w:t>POC”</w:t>
      </w:r>
      <w:r>
        <w:rPr>
          <w:color w:val="2D3748"/>
          <w:spacing w:val="-7"/>
        </w:rPr>
        <w:t xml:space="preserve"> </w:t>
      </w:r>
      <w:r>
        <w:rPr>
          <w:color w:val="2D3748"/>
          <w:spacing w:val="-2"/>
        </w:rPr>
        <w:t>section).</w:t>
      </w:r>
    </w:p>
    <w:p w14:paraId="592D52A9" w14:textId="77777777" w:rsidR="009F11CC" w:rsidRDefault="00A972E5">
      <w:pPr>
        <w:pStyle w:val="ListParagraph"/>
        <w:numPr>
          <w:ilvl w:val="1"/>
          <w:numId w:val="2"/>
        </w:numPr>
        <w:tabs>
          <w:tab w:val="left" w:pos="600"/>
        </w:tabs>
        <w:spacing w:before="68" w:line="312" w:lineRule="auto"/>
        <w:ind w:right="613"/>
      </w:pPr>
      <w:r>
        <w:rPr>
          <w:rFonts w:ascii="Arial" w:hAnsi="Arial"/>
          <w:b/>
          <w:color w:val="2D3748"/>
        </w:rPr>
        <w:t xml:space="preserve">2 Sept demo: </w:t>
      </w:r>
      <w:r>
        <w:rPr>
          <w:color w:val="2D3748"/>
        </w:rPr>
        <w:t xml:space="preserve">Balaji presented a </w:t>
      </w:r>
      <w:r>
        <w:rPr>
          <w:rFonts w:ascii="Arial" w:hAnsi="Arial"/>
          <w:i/>
          <w:color w:val="2D3748"/>
        </w:rPr>
        <w:t xml:space="preserve">different </w:t>
      </w:r>
      <w:r>
        <w:rPr>
          <w:color w:val="2D3748"/>
        </w:rPr>
        <w:t>five — management process redesign, ownership</w:t>
      </w:r>
      <w:r>
        <w:rPr>
          <w:color w:val="2D3748"/>
          <w:spacing w:val="-5"/>
        </w:rPr>
        <w:t xml:space="preserve"> </w:t>
      </w:r>
      <w:r>
        <w:rPr>
          <w:color w:val="2D3748"/>
        </w:rPr>
        <w:t>&amp;</w:t>
      </w:r>
      <w:r>
        <w:rPr>
          <w:color w:val="2D3748"/>
          <w:spacing w:val="-5"/>
        </w:rPr>
        <w:t xml:space="preserve"> </w:t>
      </w:r>
      <w:r>
        <w:rPr>
          <w:color w:val="2D3748"/>
        </w:rPr>
        <w:t>hierarchy</w:t>
      </w:r>
      <w:r>
        <w:rPr>
          <w:color w:val="2D3748"/>
          <w:spacing w:val="-5"/>
        </w:rPr>
        <w:t xml:space="preserve"> </w:t>
      </w:r>
      <w:r>
        <w:rPr>
          <w:color w:val="2D3748"/>
        </w:rPr>
        <w:t>mapping,</w:t>
      </w:r>
      <w:r>
        <w:rPr>
          <w:color w:val="2D3748"/>
          <w:spacing w:val="-5"/>
        </w:rPr>
        <w:t xml:space="preserve"> </w:t>
      </w:r>
      <w:r>
        <w:rPr>
          <w:color w:val="2D3748"/>
        </w:rPr>
        <w:t>matrix</w:t>
      </w:r>
      <w:r>
        <w:rPr>
          <w:color w:val="2D3748"/>
          <w:spacing w:val="-5"/>
        </w:rPr>
        <w:t xml:space="preserve"> </w:t>
      </w:r>
      <w:r>
        <w:rPr>
          <w:color w:val="2D3748"/>
        </w:rPr>
        <w:t>organization</w:t>
      </w:r>
      <w:r>
        <w:rPr>
          <w:color w:val="2D3748"/>
          <w:spacing w:val="-5"/>
        </w:rPr>
        <w:t xml:space="preserve"> </w:t>
      </w:r>
      <w:r>
        <w:rPr>
          <w:color w:val="2D3748"/>
        </w:rPr>
        <w:t>simplification,</w:t>
      </w:r>
      <w:r>
        <w:rPr>
          <w:color w:val="2D3748"/>
          <w:spacing w:val="-5"/>
        </w:rPr>
        <w:t xml:space="preserve"> </w:t>
      </w:r>
      <w:r>
        <w:rPr>
          <w:color w:val="2D3748"/>
        </w:rPr>
        <w:t>structured</w:t>
      </w:r>
      <w:r>
        <w:rPr>
          <w:color w:val="2D3748"/>
          <w:spacing w:val="-5"/>
        </w:rPr>
        <w:t xml:space="preserve"> </w:t>
      </w:r>
      <w:r>
        <w:rPr>
          <w:color w:val="2D3748"/>
        </w:rPr>
        <w:t>visibility</w:t>
      </w:r>
      <w:r>
        <w:rPr>
          <w:color w:val="2D3748"/>
          <w:spacing w:val="-5"/>
        </w:rPr>
        <w:t xml:space="preserve"> </w:t>
      </w:r>
      <w:r>
        <w:rPr>
          <w:color w:val="2D3748"/>
        </w:rPr>
        <w:t>&amp; culture,</w:t>
      </w:r>
      <w:r>
        <w:rPr>
          <w:color w:val="2D3748"/>
          <w:spacing w:val="-1"/>
        </w:rPr>
        <w:t xml:space="preserve"> </w:t>
      </w:r>
      <w:r>
        <w:rPr>
          <w:color w:val="2D3748"/>
        </w:rPr>
        <w:t>and</w:t>
      </w:r>
      <w:r>
        <w:rPr>
          <w:color w:val="2D3748"/>
          <w:spacing w:val="-1"/>
        </w:rPr>
        <w:t xml:space="preserve"> </w:t>
      </w:r>
      <w:r>
        <w:rPr>
          <w:color w:val="2D3748"/>
        </w:rPr>
        <w:t>HR</w:t>
      </w:r>
      <w:r>
        <w:rPr>
          <w:color w:val="2D3748"/>
          <w:spacing w:val="-1"/>
        </w:rPr>
        <w:t xml:space="preserve"> </w:t>
      </w:r>
      <w:r>
        <w:rPr>
          <w:color w:val="2D3748"/>
        </w:rPr>
        <w:t>performance</w:t>
      </w:r>
      <w:r>
        <w:rPr>
          <w:color w:val="2D3748"/>
          <w:spacing w:val="-1"/>
        </w:rPr>
        <w:t xml:space="preserve"> </w:t>
      </w:r>
      <w:r>
        <w:rPr>
          <w:color w:val="2D3748"/>
        </w:rPr>
        <w:t>evaluation.</w:t>
      </w:r>
      <w:r>
        <w:rPr>
          <w:color w:val="2D3748"/>
          <w:spacing w:val="-1"/>
        </w:rPr>
        <w:t xml:space="preserve"> </w:t>
      </w:r>
      <w:r>
        <w:rPr>
          <w:color w:val="2D3748"/>
        </w:rPr>
        <w:t>Ashutosh</w:t>
      </w:r>
      <w:r>
        <w:rPr>
          <w:color w:val="2D3748"/>
          <w:spacing w:val="-1"/>
        </w:rPr>
        <w:t xml:space="preserve"> </w:t>
      </w:r>
      <w:r>
        <w:rPr>
          <w:color w:val="2D3748"/>
        </w:rPr>
        <w:t>immediately</w:t>
      </w:r>
      <w:r>
        <w:rPr>
          <w:color w:val="2D3748"/>
          <w:spacing w:val="-1"/>
        </w:rPr>
        <w:t xml:space="preserve"> </w:t>
      </w:r>
      <w:r>
        <w:rPr>
          <w:color w:val="2D3748"/>
        </w:rPr>
        <w:t>flagged</w:t>
      </w:r>
      <w:r>
        <w:rPr>
          <w:color w:val="2D3748"/>
          <w:spacing w:val="-1"/>
        </w:rPr>
        <w:t xml:space="preserve"> </w:t>
      </w:r>
      <w:r>
        <w:rPr>
          <w:color w:val="2D3748"/>
        </w:rPr>
        <w:t>that</w:t>
      </w:r>
      <w:r>
        <w:rPr>
          <w:color w:val="2D3748"/>
          <w:spacing w:val="-1"/>
        </w:rPr>
        <w:t xml:space="preserve"> </w:t>
      </w:r>
      <w:r>
        <w:rPr>
          <w:rFonts w:ascii="Arial" w:hAnsi="Arial"/>
          <w:b/>
          <w:color w:val="2D3748"/>
        </w:rPr>
        <w:t>two</w:t>
      </w:r>
      <w:r>
        <w:rPr>
          <w:rFonts w:ascii="Arial" w:hAnsi="Arial"/>
          <w:b/>
          <w:color w:val="2D3748"/>
          <w:spacing w:val="-1"/>
        </w:rPr>
        <w:t xml:space="preserve"> </w:t>
      </w:r>
      <w:r>
        <w:rPr>
          <w:rFonts w:ascii="Arial" w:hAnsi="Arial"/>
          <w:b/>
          <w:color w:val="2D3748"/>
        </w:rPr>
        <w:t>of</w:t>
      </w:r>
      <w:r>
        <w:rPr>
          <w:rFonts w:ascii="Arial" w:hAnsi="Arial"/>
          <w:b/>
          <w:color w:val="2D3748"/>
          <w:spacing w:val="-1"/>
        </w:rPr>
        <w:t xml:space="preserve"> </w:t>
      </w:r>
      <w:r>
        <w:rPr>
          <w:rFonts w:ascii="Arial" w:hAnsi="Arial"/>
          <w:b/>
          <w:color w:val="2D3748"/>
        </w:rPr>
        <w:t xml:space="preserve">the original five were missing: </w:t>
      </w:r>
      <w:r>
        <w:rPr>
          <w:color w:val="2D3748"/>
        </w:rPr>
        <w:t>capability building itself (should be first/foundational) and DIY consulting (should be last).</w:t>
      </w:r>
    </w:p>
    <w:p w14:paraId="592D52AA" w14:textId="77777777" w:rsidR="009F11CC" w:rsidRDefault="00A972E5">
      <w:pPr>
        <w:pStyle w:val="ListParagraph"/>
        <w:numPr>
          <w:ilvl w:val="1"/>
          <w:numId w:val="2"/>
        </w:numPr>
        <w:tabs>
          <w:tab w:val="left" w:pos="599"/>
        </w:tabs>
        <w:spacing w:before="6"/>
        <w:ind w:left="599" w:hanging="359"/>
      </w:pPr>
      <w:r>
        <w:rPr>
          <w:rFonts w:ascii="Arial" w:hAnsi="Arial"/>
          <w:b/>
          <w:color w:val="2D3748"/>
        </w:rPr>
        <w:t>Status:</w:t>
      </w:r>
      <w:r>
        <w:rPr>
          <w:rFonts w:ascii="Arial" w:hAnsi="Arial"/>
          <w:b/>
          <w:color w:val="2D3748"/>
          <w:spacing w:val="-6"/>
        </w:rPr>
        <w:t xml:space="preserve"> </w:t>
      </w:r>
      <w:r>
        <w:rPr>
          <w:color w:val="2D3748"/>
        </w:rPr>
        <w:t>This</w:t>
      </w:r>
      <w:r>
        <w:rPr>
          <w:color w:val="2D3748"/>
          <w:spacing w:val="-5"/>
        </w:rPr>
        <w:t xml:space="preserve"> </w:t>
      </w:r>
      <w:r>
        <w:rPr>
          <w:color w:val="2D3748"/>
        </w:rPr>
        <w:t>content</w:t>
      </w:r>
      <w:r>
        <w:rPr>
          <w:color w:val="2D3748"/>
          <w:spacing w:val="-5"/>
        </w:rPr>
        <w:t xml:space="preserve"> </w:t>
      </w:r>
      <w:r>
        <w:rPr>
          <w:color w:val="2D3748"/>
        </w:rPr>
        <w:t>does</w:t>
      </w:r>
      <w:r>
        <w:rPr>
          <w:color w:val="2D3748"/>
          <w:spacing w:val="-5"/>
        </w:rPr>
        <w:t xml:space="preserve"> </w:t>
      </w:r>
      <w:r>
        <w:rPr>
          <w:color w:val="2D3748"/>
        </w:rPr>
        <w:t>not</w:t>
      </w:r>
      <w:r>
        <w:rPr>
          <w:color w:val="2D3748"/>
          <w:spacing w:val="-5"/>
        </w:rPr>
        <w:t xml:space="preserve"> </w:t>
      </w:r>
      <w:r>
        <w:rPr>
          <w:color w:val="2D3748"/>
        </w:rPr>
        <w:t>exist</w:t>
      </w:r>
      <w:r>
        <w:rPr>
          <w:color w:val="2D3748"/>
          <w:spacing w:val="-5"/>
        </w:rPr>
        <w:t xml:space="preserve"> </w:t>
      </w:r>
      <w:r>
        <w:rPr>
          <w:color w:val="2D3748"/>
        </w:rPr>
        <w:t>in</w:t>
      </w:r>
      <w:r>
        <w:rPr>
          <w:color w:val="2D3748"/>
          <w:spacing w:val="-5"/>
        </w:rPr>
        <w:t xml:space="preserve"> </w:t>
      </w:r>
      <w:r>
        <w:rPr>
          <w:color w:val="2D3748"/>
        </w:rPr>
        <w:t>the</w:t>
      </w:r>
      <w:r>
        <w:rPr>
          <w:color w:val="2D3748"/>
          <w:spacing w:val="-5"/>
        </w:rPr>
        <w:t xml:space="preserve"> </w:t>
      </w:r>
      <w:r>
        <w:rPr>
          <w:color w:val="2D3748"/>
        </w:rPr>
        <w:t>React</w:t>
      </w:r>
      <w:r>
        <w:rPr>
          <w:color w:val="2D3748"/>
          <w:spacing w:val="-5"/>
        </w:rPr>
        <w:t xml:space="preserve"> </w:t>
      </w:r>
      <w:r>
        <w:rPr>
          <w:color w:val="2D3748"/>
        </w:rPr>
        <w:t>frontend</w:t>
      </w:r>
      <w:r>
        <w:rPr>
          <w:color w:val="2D3748"/>
          <w:spacing w:val="-5"/>
        </w:rPr>
        <w:t xml:space="preserve"> </w:t>
      </w:r>
      <w:r>
        <w:rPr>
          <w:color w:val="2D3748"/>
        </w:rPr>
        <w:t>codebase</w:t>
      </w:r>
      <w:r>
        <w:rPr>
          <w:color w:val="2D3748"/>
          <w:spacing w:val="-5"/>
        </w:rPr>
        <w:t xml:space="preserve"> </w:t>
      </w:r>
      <w:r>
        <w:rPr>
          <w:color w:val="2D3748"/>
          <w:spacing w:val="-10"/>
        </w:rPr>
        <w:t>(</w:t>
      </w:r>
    </w:p>
    <w:p w14:paraId="592D52AB" w14:textId="77777777" w:rsidR="009F11CC" w:rsidRDefault="00A972E5">
      <w:pPr>
        <w:pStyle w:val="BodyText"/>
        <w:spacing w:before="77" w:line="302" w:lineRule="auto"/>
        <w:ind w:left="600"/>
        <w:rPr>
          <w:color w:val="2D3748"/>
        </w:rPr>
      </w:pPr>
      <w:r>
        <w:rPr>
          <w:rFonts w:ascii="Consolas" w:hAnsi="Consolas"/>
          <w:color w:val="2D3748"/>
          <w:shd w:val="clear" w:color="auto" w:fill="ECF1F6"/>
        </w:rPr>
        <w:t>frontend-react/</w:t>
      </w:r>
      <w:r>
        <w:rPr>
          <w:color w:val="2D3748"/>
        </w:rPr>
        <w:t>)</w:t>
      </w:r>
      <w:r>
        <w:rPr>
          <w:color w:val="2D3748"/>
          <w:spacing w:val="-4"/>
        </w:rPr>
        <w:t xml:space="preserve"> </w:t>
      </w:r>
      <w:r>
        <w:rPr>
          <w:color w:val="2D3748"/>
        </w:rPr>
        <w:t>—</w:t>
      </w:r>
      <w:r>
        <w:rPr>
          <w:color w:val="2D3748"/>
          <w:spacing w:val="-4"/>
        </w:rPr>
        <w:t xml:space="preserve"> </w:t>
      </w:r>
      <w:r>
        <w:rPr>
          <w:color w:val="2D3748"/>
        </w:rPr>
        <w:t>it</w:t>
      </w:r>
      <w:r>
        <w:rPr>
          <w:color w:val="2D3748"/>
          <w:spacing w:val="-4"/>
        </w:rPr>
        <w:t xml:space="preserve"> </w:t>
      </w:r>
      <w:r>
        <w:rPr>
          <w:color w:val="2D3748"/>
        </w:rPr>
        <w:t>is</w:t>
      </w:r>
      <w:r>
        <w:rPr>
          <w:color w:val="2D3748"/>
          <w:spacing w:val="-4"/>
        </w:rPr>
        <w:t xml:space="preserve"> </w:t>
      </w:r>
      <w:r>
        <w:rPr>
          <w:color w:val="2D3748"/>
        </w:rPr>
        <w:t>pitch-deck</w:t>
      </w:r>
      <w:r>
        <w:rPr>
          <w:color w:val="2D3748"/>
          <w:spacing w:val="-4"/>
        </w:rPr>
        <w:t xml:space="preserve"> </w:t>
      </w:r>
      <w:r>
        <w:rPr>
          <w:color w:val="2D3748"/>
        </w:rPr>
        <w:t>content</w:t>
      </w:r>
      <w:r>
        <w:rPr>
          <w:color w:val="2D3748"/>
          <w:spacing w:val="-4"/>
        </w:rPr>
        <w:t xml:space="preserve"> </w:t>
      </w:r>
      <w:r>
        <w:rPr>
          <w:color w:val="2D3748"/>
        </w:rPr>
        <w:t>rather</w:t>
      </w:r>
      <w:r>
        <w:rPr>
          <w:color w:val="2D3748"/>
          <w:spacing w:val="-4"/>
        </w:rPr>
        <w:t xml:space="preserve"> </w:t>
      </w:r>
      <w:r>
        <w:rPr>
          <w:color w:val="2D3748"/>
        </w:rPr>
        <w:t>than</w:t>
      </w:r>
      <w:r>
        <w:rPr>
          <w:color w:val="2D3748"/>
          <w:spacing w:val="-4"/>
        </w:rPr>
        <w:t xml:space="preserve"> </w:t>
      </w:r>
      <w:r>
        <w:rPr>
          <w:color w:val="2D3748"/>
        </w:rPr>
        <w:t>a</w:t>
      </w:r>
      <w:r>
        <w:rPr>
          <w:color w:val="2D3748"/>
          <w:spacing w:val="-4"/>
        </w:rPr>
        <w:t xml:space="preserve"> </w:t>
      </w:r>
      <w:r>
        <w:rPr>
          <w:color w:val="2D3748"/>
        </w:rPr>
        <w:t>codebase</w:t>
      </w:r>
      <w:r>
        <w:rPr>
          <w:color w:val="2D3748"/>
          <w:spacing w:val="-4"/>
        </w:rPr>
        <w:t xml:space="preserve"> </w:t>
      </w:r>
      <w:r>
        <w:rPr>
          <w:color w:val="2D3748"/>
        </w:rPr>
        <w:t>bug,</w:t>
      </w:r>
      <w:r>
        <w:rPr>
          <w:color w:val="2D3748"/>
          <w:spacing w:val="-4"/>
        </w:rPr>
        <w:t xml:space="preserve"> </w:t>
      </w:r>
      <w:r>
        <w:rPr>
          <w:color w:val="2D3748"/>
        </w:rPr>
        <w:t>but</w:t>
      </w:r>
      <w:r>
        <w:rPr>
          <w:color w:val="2D3748"/>
          <w:spacing w:val="-4"/>
        </w:rPr>
        <w:t xml:space="preserve"> </w:t>
      </w:r>
      <w:r>
        <w:rPr>
          <w:color w:val="2D3748"/>
        </w:rPr>
        <w:t xml:space="preserve">requires </w:t>
      </w:r>
      <w:r>
        <w:rPr>
          <w:color w:val="2D3748"/>
        </w:rPr>
        <w:lastRenderedPageBreak/>
        <w:t>reconciling into one canonical list across materials.</w:t>
      </w:r>
    </w:p>
    <w:p w14:paraId="5B6B67C8" w14:textId="1FE5188B" w:rsidR="00311403" w:rsidRDefault="00311403">
      <w:pPr>
        <w:pStyle w:val="BodyText"/>
        <w:spacing w:before="77" w:line="302" w:lineRule="auto"/>
        <w:ind w:left="600"/>
        <w:rPr>
          <w:rFonts w:ascii="Consolas" w:hAnsi="Consolas"/>
          <w:color w:val="EE0000"/>
          <w:shd w:val="clear" w:color="auto" w:fill="ECF1F6"/>
        </w:rPr>
      </w:pPr>
      <w:r w:rsidRPr="00400BCA">
        <w:rPr>
          <w:rFonts w:ascii="Consolas" w:hAnsi="Consolas"/>
          <w:color w:val="EE0000"/>
          <w:shd w:val="clear" w:color="auto" w:fill="ECF1F6"/>
        </w:rPr>
        <w:t xml:space="preserve">Again, not sure if any input required here. If yes, </w:t>
      </w:r>
      <w:r w:rsidR="00400BCA" w:rsidRPr="00400BCA">
        <w:rPr>
          <w:rFonts w:ascii="Consolas" w:hAnsi="Consolas"/>
          <w:color w:val="EE0000"/>
          <w:shd w:val="clear" w:color="auto" w:fill="ECF1F6"/>
        </w:rPr>
        <w:t>please do explain.</w:t>
      </w:r>
    </w:p>
    <w:p w14:paraId="0A129651" w14:textId="77777777" w:rsidR="00400BCA" w:rsidRDefault="00400BCA">
      <w:pPr>
        <w:pStyle w:val="BodyText"/>
        <w:spacing w:before="77" w:line="302" w:lineRule="auto"/>
        <w:ind w:left="600"/>
        <w:rPr>
          <w:ins w:id="79" w:author="Ash Tiwari" w:date="2026-09-10T19:44:00Z" w16du:dateUtc="2026-09-10T14:14:00Z"/>
          <w:color w:val="EE0000"/>
        </w:rPr>
      </w:pPr>
    </w:p>
    <w:p w14:paraId="251A3563" w14:textId="77777777" w:rsidR="001E5A5A" w:rsidRDefault="001E5A5A">
      <w:pPr>
        <w:pStyle w:val="BodyText"/>
        <w:spacing w:before="77" w:line="302" w:lineRule="auto"/>
        <w:ind w:left="600"/>
        <w:rPr>
          <w:ins w:id="80" w:author="Ash Tiwari" w:date="2026-09-10T19:46:00Z" w16du:dateUtc="2026-09-10T14:16:00Z"/>
          <w:color w:val="EE0000"/>
        </w:rPr>
      </w:pPr>
      <w:ins w:id="81" w:author="Ash Tiwari" w:date="2026-09-10T19:44:00Z" w16du:dateUtc="2026-09-10T14:14:00Z">
        <w:r>
          <w:rPr>
            <w:color w:val="EE0000"/>
          </w:rPr>
          <w:t>Ash: Balaji, Capability bu</w:t>
        </w:r>
      </w:ins>
      <w:ins w:id="82" w:author="Ash Tiwari" w:date="2026-09-10T19:45:00Z" w16du:dateUtc="2026-09-10T14:15:00Z">
        <w:r>
          <w:rPr>
            <w:color w:val="EE0000"/>
          </w:rPr>
          <w:t xml:space="preserve">ilding is foundational. </w:t>
        </w:r>
      </w:ins>
    </w:p>
    <w:p w14:paraId="2EBBB6BA" w14:textId="77777777" w:rsidR="001E5A5A" w:rsidRDefault="001E5A5A">
      <w:pPr>
        <w:pStyle w:val="BodyText"/>
        <w:spacing w:before="77" w:line="302" w:lineRule="auto"/>
        <w:ind w:left="600"/>
        <w:rPr>
          <w:ins w:id="83" w:author="Ash Tiwari" w:date="2026-09-10T19:46:00Z" w16du:dateUtc="2026-09-10T14:16:00Z"/>
          <w:color w:val="EE0000"/>
        </w:rPr>
      </w:pPr>
      <w:ins w:id="84" w:author="Ash Tiwari" w:date="2026-09-10T19:45:00Z" w16du:dateUtc="2026-09-10T14:15:00Z">
        <w:r>
          <w:rPr>
            <w:color w:val="EE0000"/>
          </w:rPr>
          <w:t xml:space="preserve">Management process building includes </w:t>
        </w:r>
        <w:r w:rsidRPr="001E5A5A">
          <w:rPr>
            <w:color w:val="EE0000"/>
          </w:rPr>
          <w:t>management process redesign, ownership &amp; hierarchy mapping</w:t>
        </w:r>
        <w:r>
          <w:rPr>
            <w:color w:val="EE0000"/>
          </w:rPr>
          <w:t xml:space="preserve">. </w:t>
        </w:r>
      </w:ins>
    </w:p>
    <w:p w14:paraId="0EDCB0C7" w14:textId="78173E3E" w:rsidR="001E5A5A" w:rsidRDefault="001E5A5A">
      <w:pPr>
        <w:pStyle w:val="BodyText"/>
        <w:spacing w:before="77" w:line="302" w:lineRule="auto"/>
        <w:ind w:left="600"/>
        <w:rPr>
          <w:ins w:id="85" w:author="Ash Tiwari" w:date="2026-09-10T19:47:00Z" w16du:dateUtc="2026-09-10T14:17:00Z"/>
          <w:color w:val="2D3748"/>
        </w:rPr>
      </w:pPr>
      <w:ins w:id="86" w:author="Ash Tiwari" w:date="2026-09-10T19:45:00Z" w16du:dateUtc="2026-09-10T14:15:00Z">
        <w:r>
          <w:rPr>
            <w:color w:val="EE0000"/>
          </w:rPr>
          <w:t>O</w:t>
        </w:r>
        <w:r w:rsidRPr="001E5A5A">
          <w:rPr>
            <w:color w:val="EE0000"/>
          </w:rPr>
          <w:t xml:space="preserve">rganization transparency </w:t>
        </w:r>
      </w:ins>
      <w:ins w:id="87" w:author="Ash Tiwari" w:date="2026-09-10T19:46:00Z" w16du:dateUtc="2026-09-10T14:16:00Z">
        <w:r>
          <w:rPr>
            <w:color w:val="EE0000"/>
          </w:rPr>
          <w:t xml:space="preserve">and culture </w:t>
        </w:r>
      </w:ins>
      <w:ins w:id="88" w:author="Ash Tiwari" w:date="2026-09-10T19:45:00Z" w16du:dateUtc="2026-09-10T14:15:00Z">
        <w:r w:rsidRPr="001E5A5A">
          <w:rPr>
            <w:color w:val="EE0000"/>
          </w:rPr>
          <w:t>building</w:t>
        </w:r>
      </w:ins>
      <w:ins w:id="89" w:author="Ash Tiwari" w:date="2026-09-10T19:46:00Z" w16du:dateUtc="2026-09-10T14:16:00Z">
        <w:r>
          <w:rPr>
            <w:color w:val="EE0000"/>
          </w:rPr>
          <w:t xml:space="preserve"> includes </w:t>
        </w:r>
        <w:r>
          <w:rPr>
            <w:color w:val="2D3748"/>
          </w:rPr>
          <w:t>matrix</w:t>
        </w:r>
        <w:r>
          <w:rPr>
            <w:color w:val="2D3748"/>
            <w:spacing w:val="-5"/>
          </w:rPr>
          <w:t xml:space="preserve"> </w:t>
        </w:r>
        <w:r>
          <w:rPr>
            <w:color w:val="2D3748"/>
          </w:rPr>
          <w:t>organization</w:t>
        </w:r>
        <w:r>
          <w:rPr>
            <w:color w:val="2D3748"/>
            <w:spacing w:val="-5"/>
          </w:rPr>
          <w:t xml:space="preserve"> </w:t>
        </w:r>
        <w:r>
          <w:rPr>
            <w:color w:val="2D3748"/>
          </w:rPr>
          <w:t>simplification,</w:t>
        </w:r>
        <w:r>
          <w:rPr>
            <w:color w:val="2D3748"/>
            <w:spacing w:val="-5"/>
          </w:rPr>
          <w:t xml:space="preserve"> </w:t>
        </w:r>
        <w:r>
          <w:rPr>
            <w:color w:val="2D3748"/>
          </w:rPr>
          <w:t>structured</w:t>
        </w:r>
        <w:r>
          <w:rPr>
            <w:color w:val="2D3748"/>
            <w:spacing w:val="-5"/>
          </w:rPr>
          <w:t xml:space="preserve"> </w:t>
        </w:r>
        <w:r>
          <w:rPr>
            <w:color w:val="2D3748"/>
          </w:rPr>
          <w:t>visibility</w:t>
        </w:r>
        <w:r>
          <w:rPr>
            <w:color w:val="2D3748"/>
            <w:spacing w:val="-5"/>
          </w:rPr>
          <w:t xml:space="preserve"> </w:t>
        </w:r>
        <w:r>
          <w:rPr>
            <w:color w:val="2D3748"/>
          </w:rPr>
          <w:t xml:space="preserve">&amp; culture. </w:t>
        </w:r>
      </w:ins>
    </w:p>
    <w:p w14:paraId="62CCB47C" w14:textId="192D5706" w:rsidR="001E5A5A" w:rsidRDefault="001E5A5A">
      <w:pPr>
        <w:pStyle w:val="BodyText"/>
        <w:spacing w:before="77" w:line="302" w:lineRule="auto"/>
        <w:ind w:left="600"/>
        <w:rPr>
          <w:ins w:id="90" w:author="Ash Tiwari" w:date="2026-09-10T19:47:00Z" w16du:dateUtc="2026-09-10T14:17:00Z"/>
          <w:color w:val="2D3748"/>
        </w:rPr>
      </w:pPr>
      <w:ins w:id="91" w:author="Ash Tiwari" w:date="2026-09-10T19:47:00Z" w16du:dateUtc="2026-09-10T14:17:00Z">
        <w:r>
          <w:rPr>
            <w:color w:val="2D3748"/>
          </w:rPr>
          <w:t>Performance</w:t>
        </w:r>
        <w:r>
          <w:rPr>
            <w:color w:val="2D3748"/>
            <w:spacing w:val="-4"/>
          </w:rPr>
          <w:t xml:space="preserve"> </w:t>
        </w:r>
        <w:r>
          <w:rPr>
            <w:color w:val="2D3748"/>
          </w:rPr>
          <w:t>&amp;</w:t>
        </w:r>
        <w:r>
          <w:rPr>
            <w:color w:val="2D3748"/>
            <w:spacing w:val="-4"/>
          </w:rPr>
          <w:t xml:space="preserve"> </w:t>
        </w:r>
        <w:r>
          <w:rPr>
            <w:color w:val="2D3748"/>
          </w:rPr>
          <w:t>potential</w:t>
        </w:r>
        <w:r>
          <w:rPr>
            <w:color w:val="2D3748"/>
            <w:spacing w:val="-4"/>
          </w:rPr>
          <w:t xml:space="preserve"> </w:t>
        </w:r>
        <w:r>
          <w:rPr>
            <w:color w:val="2D3748"/>
          </w:rPr>
          <w:t>evaluation is abstraction of HR</w:t>
        </w:r>
        <w:r>
          <w:rPr>
            <w:color w:val="2D3748"/>
            <w:spacing w:val="-1"/>
          </w:rPr>
          <w:t xml:space="preserve"> </w:t>
        </w:r>
        <w:r>
          <w:rPr>
            <w:color w:val="2D3748"/>
          </w:rPr>
          <w:t>performance</w:t>
        </w:r>
        <w:r>
          <w:rPr>
            <w:color w:val="2D3748"/>
            <w:spacing w:val="-1"/>
          </w:rPr>
          <w:t xml:space="preserve"> </w:t>
        </w:r>
        <w:r>
          <w:rPr>
            <w:color w:val="2D3748"/>
          </w:rPr>
          <w:t>evaluation</w:t>
        </w:r>
      </w:ins>
    </w:p>
    <w:p w14:paraId="1A22619D" w14:textId="56228444" w:rsidR="001E5A5A" w:rsidRDefault="001E5A5A">
      <w:pPr>
        <w:pStyle w:val="BodyText"/>
        <w:spacing w:before="77" w:line="302" w:lineRule="auto"/>
        <w:ind w:left="600"/>
        <w:rPr>
          <w:ins w:id="92" w:author="Ash Tiwari" w:date="2026-09-10T19:48:00Z" w16du:dateUtc="2026-09-10T14:18:00Z"/>
          <w:color w:val="2D3748"/>
        </w:rPr>
      </w:pPr>
      <w:ins w:id="93" w:author="Ash Tiwari" w:date="2026-09-10T19:47:00Z" w16du:dateUtc="2026-09-10T14:17:00Z">
        <w:r>
          <w:rPr>
            <w:color w:val="2D3748"/>
          </w:rPr>
          <w:t>DIY Consulting is the highest level</w:t>
        </w:r>
      </w:ins>
    </w:p>
    <w:p w14:paraId="146436FA" w14:textId="77777777" w:rsidR="001E5A5A" w:rsidRDefault="001E5A5A">
      <w:pPr>
        <w:pStyle w:val="BodyText"/>
        <w:spacing w:before="77" w:line="302" w:lineRule="auto"/>
        <w:ind w:left="600"/>
        <w:rPr>
          <w:ins w:id="94" w:author="Ash Tiwari" w:date="2026-09-10T19:48:00Z" w16du:dateUtc="2026-09-10T14:18:00Z"/>
          <w:color w:val="2D3748"/>
        </w:rPr>
      </w:pPr>
    </w:p>
    <w:p w14:paraId="01CEDE9D" w14:textId="77777777" w:rsidR="001E5A5A" w:rsidRPr="00400BCA" w:rsidRDefault="001E5A5A">
      <w:pPr>
        <w:pStyle w:val="BodyText"/>
        <w:spacing w:before="77" w:line="302" w:lineRule="auto"/>
        <w:ind w:left="600"/>
        <w:rPr>
          <w:color w:val="EE0000"/>
        </w:rPr>
      </w:pPr>
    </w:p>
    <w:p w14:paraId="592D52AD" w14:textId="77777777" w:rsidR="009F11CC" w:rsidRDefault="00A972E5">
      <w:pPr>
        <w:pStyle w:val="Heading2"/>
        <w:numPr>
          <w:ilvl w:val="0"/>
          <w:numId w:val="2"/>
        </w:numPr>
        <w:tabs>
          <w:tab w:val="left" w:pos="353"/>
        </w:tabs>
        <w:spacing w:before="67"/>
        <w:ind w:left="353" w:hanging="353"/>
      </w:pPr>
      <w:bookmarkStart w:id="95" w:name="7._The_Core_Meta-Point_&amp;_Recommendations"/>
      <w:bookmarkEnd w:id="95"/>
      <w:r>
        <w:rPr>
          <w:color w:val="2A6BB0"/>
        </w:rPr>
        <w:t>The</w:t>
      </w:r>
      <w:r>
        <w:rPr>
          <w:color w:val="2A6BB0"/>
          <w:spacing w:val="-7"/>
        </w:rPr>
        <w:t xml:space="preserve"> </w:t>
      </w:r>
      <w:r>
        <w:rPr>
          <w:color w:val="2A6BB0"/>
        </w:rPr>
        <w:t>Core</w:t>
      </w:r>
      <w:r>
        <w:rPr>
          <w:color w:val="2A6BB0"/>
          <w:spacing w:val="-4"/>
        </w:rPr>
        <w:t xml:space="preserve"> </w:t>
      </w:r>
      <w:r>
        <w:rPr>
          <w:color w:val="2A6BB0"/>
        </w:rPr>
        <w:t>Meta-Point</w:t>
      </w:r>
      <w:r>
        <w:rPr>
          <w:color w:val="2A6BB0"/>
          <w:spacing w:val="-5"/>
        </w:rPr>
        <w:t xml:space="preserve"> </w:t>
      </w:r>
      <w:r>
        <w:rPr>
          <w:color w:val="2A6BB0"/>
        </w:rPr>
        <w:t>&amp;</w:t>
      </w:r>
      <w:r>
        <w:rPr>
          <w:color w:val="2A6BB0"/>
          <w:spacing w:val="-4"/>
        </w:rPr>
        <w:t xml:space="preserve"> </w:t>
      </w:r>
      <w:r>
        <w:rPr>
          <w:color w:val="2A6BB0"/>
          <w:spacing w:val="-2"/>
        </w:rPr>
        <w:t>Recommendations</w:t>
      </w:r>
    </w:p>
    <w:p w14:paraId="592D52AE" w14:textId="77777777" w:rsidR="009F11CC" w:rsidRDefault="00A972E5">
      <w:pPr>
        <w:spacing w:before="200" w:line="312" w:lineRule="auto"/>
        <w:ind w:right="568"/>
      </w:pPr>
      <w:r>
        <w:rPr>
          <w:color w:val="2D3748"/>
        </w:rPr>
        <w:t>The</w:t>
      </w:r>
      <w:r>
        <w:rPr>
          <w:color w:val="2D3748"/>
          <w:spacing w:val="-3"/>
        </w:rPr>
        <w:t xml:space="preserve"> </w:t>
      </w:r>
      <w:r>
        <w:rPr>
          <w:color w:val="2D3748"/>
        </w:rPr>
        <w:t>2</w:t>
      </w:r>
      <w:r>
        <w:rPr>
          <w:color w:val="2D3748"/>
          <w:spacing w:val="-3"/>
        </w:rPr>
        <w:t xml:space="preserve"> </w:t>
      </w:r>
      <w:r>
        <w:rPr>
          <w:color w:val="2D3748"/>
        </w:rPr>
        <w:t>Sept</w:t>
      </w:r>
      <w:r>
        <w:rPr>
          <w:color w:val="2D3748"/>
          <w:spacing w:val="-3"/>
        </w:rPr>
        <w:t xml:space="preserve"> </w:t>
      </w:r>
      <w:r>
        <w:rPr>
          <w:color w:val="2D3748"/>
        </w:rPr>
        <w:t>call</w:t>
      </w:r>
      <w:r>
        <w:rPr>
          <w:color w:val="2D3748"/>
          <w:spacing w:val="-3"/>
        </w:rPr>
        <w:t xml:space="preserve"> </w:t>
      </w:r>
      <w:r>
        <w:rPr>
          <w:color w:val="2D3748"/>
        </w:rPr>
        <w:t>concluded</w:t>
      </w:r>
      <w:r>
        <w:rPr>
          <w:color w:val="2D3748"/>
          <w:spacing w:val="-3"/>
        </w:rPr>
        <w:t xml:space="preserve"> </w:t>
      </w:r>
      <w:r>
        <w:rPr>
          <w:color w:val="2D3748"/>
        </w:rPr>
        <w:t>with</w:t>
      </w:r>
      <w:r>
        <w:rPr>
          <w:color w:val="2D3748"/>
          <w:spacing w:val="-3"/>
        </w:rPr>
        <w:t xml:space="preserve"> </w:t>
      </w:r>
      <w:r>
        <w:rPr>
          <w:color w:val="2D3748"/>
        </w:rPr>
        <w:t>Ashutosh</w:t>
      </w:r>
      <w:r>
        <w:rPr>
          <w:color w:val="2D3748"/>
          <w:spacing w:val="-3"/>
        </w:rPr>
        <w:t xml:space="preserve"> </w:t>
      </w:r>
      <w:r>
        <w:rPr>
          <w:color w:val="2D3748"/>
        </w:rPr>
        <w:t>stating</w:t>
      </w:r>
      <w:r>
        <w:rPr>
          <w:color w:val="2D3748"/>
          <w:spacing w:val="-3"/>
        </w:rPr>
        <w:t xml:space="preserve"> </w:t>
      </w:r>
      <w:r>
        <w:rPr>
          <w:rFonts w:ascii="Arial" w:hAnsi="Arial"/>
          <w:b/>
          <w:color w:val="2D3748"/>
        </w:rPr>
        <w:t>“I</w:t>
      </w:r>
      <w:r>
        <w:rPr>
          <w:rFonts w:ascii="Arial" w:hAnsi="Arial"/>
          <w:b/>
          <w:color w:val="2D3748"/>
          <w:spacing w:val="-3"/>
        </w:rPr>
        <w:t xml:space="preserve"> </w:t>
      </w:r>
      <w:r>
        <w:rPr>
          <w:rFonts w:ascii="Arial" w:hAnsi="Arial"/>
          <w:b/>
          <w:color w:val="2D3748"/>
        </w:rPr>
        <w:t>need</w:t>
      </w:r>
      <w:r>
        <w:rPr>
          <w:rFonts w:ascii="Arial" w:hAnsi="Arial"/>
          <w:b/>
          <w:color w:val="2D3748"/>
          <w:spacing w:val="-3"/>
        </w:rPr>
        <w:t xml:space="preserve"> </w:t>
      </w:r>
      <w:r>
        <w:rPr>
          <w:rFonts w:ascii="Arial" w:hAnsi="Arial"/>
          <w:b/>
          <w:color w:val="2D3748"/>
        </w:rPr>
        <w:t>to</w:t>
      </w:r>
      <w:r>
        <w:rPr>
          <w:rFonts w:ascii="Arial" w:hAnsi="Arial"/>
          <w:b/>
          <w:color w:val="2D3748"/>
          <w:spacing w:val="-3"/>
        </w:rPr>
        <w:t xml:space="preserve"> </w:t>
      </w:r>
      <w:r>
        <w:rPr>
          <w:rFonts w:ascii="Arial" w:hAnsi="Arial"/>
          <w:b/>
          <w:color w:val="2D3748"/>
        </w:rPr>
        <w:t>have</w:t>
      </w:r>
      <w:r>
        <w:rPr>
          <w:rFonts w:ascii="Arial" w:hAnsi="Arial"/>
          <w:b/>
          <w:color w:val="2D3748"/>
          <w:spacing w:val="-3"/>
        </w:rPr>
        <w:t xml:space="preserve"> </w:t>
      </w:r>
      <w:r>
        <w:rPr>
          <w:rFonts w:ascii="Arial" w:hAnsi="Arial"/>
          <w:b/>
          <w:color w:val="2D3748"/>
        </w:rPr>
        <w:t>some</w:t>
      </w:r>
      <w:r>
        <w:rPr>
          <w:rFonts w:ascii="Arial" w:hAnsi="Arial"/>
          <w:b/>
          <w:color w:val="2D3748"/>
          <w:spacing w:val="-3"/>
        </w:rPr>
        <w:t xml:space="preserve"> </w:t>
      </w:r>
      <w:r>
        <w:rPr>
          <w:rFonts w:ascii="Arial" w:hAnsi="Arial"/>
          <w:b/>
          <w:color w:val="2D3748"/>
        </w:rPr>
        <w:t>boundaries</w:t>
      </w:r>
      <w:r>
        <w:rPr>
          <w:rFonts w:ascii="Arial" w:hAnsi="Arial"/>
          <w:b/>
          <w:color w:val="2D3748"/>
          <w:spacing w:val="-3"/>
        </w:rPr>
        <w:t xml:space="preserve"> </w:t>
      </w:r>
      <w:r>
        <w:rPr>
          <w:rFonts w:ascii="Arial" w:hAnsi="Arial"/>
          <w:b/>
          <w:color w:val="2D3748"/>
        </w:rPr>
        <w:t>in</w:t>
      </w:r>
      <w:r>
        <w:rPr>
          <w:rFonts w:ascii="Arial" w:hAnsi="Arial"/>
          <w:b/>
          <w:color w:val="2D3748"/>
          <w:spacing w:val="-3"/>
        </w:rPr>
        <w:t xml:space="preserve"> </w:t>
      </w:r>
      <w:r>
        <w:rPr>
          <w:rFonts w:ascii="Arial" w:hAnsi="Arial"/>
          <w:b/>
          <w:color w:val="2D3748"/>
        </w:rPr>
        <w:t xml:space="preserve">which to work,” </w:t>
      </w:r>
      <w:r>
        <w:rPr>
          <w:color w:val="2D3748"/>
        </w:rPr>
        <w:t>with the team scheduling the Sept 9 session specifically to nail down the</w:t>
      </w:r>
    </w:p>
    <w:p w14:paraId="592D52AF" w14:textId="77777777" w:rsidR="009F11CC" w:rsidRDefault="00A972E5">
      <w:pPr>
        <w:pStyle w:val="BodyText"/>
      </w:pPr>
      <w:r>
        <w:rPr>
          <w:color w:val="2D3748"/>
        </w:rPr>
        <w:t>product-vs-consulting-aid</w:t>
      </w:r>
      <w:r>
        <w:rPr>
          <w:color w:val="2D3748"/>
          <w:spacing w:val="-12"/>
        </w:rPr>
        <w:t xml:space="preserve"> </w:t>
      </w:r>
      <w:r>
        <w:rPr>
          <w:color w:val="2D3748"/>
        </w:rPr>
        <w:t>outline</w:t>
      </w:r>
      <w:r>
        <w:rPr>
          <w:color w:val="2D3748"/>
          <w:spacing w:val="-10"/>
        </w:rPr>
        <w:t xml:space="preserve"> </w:t>
      </w:r>
      <w:r>
        <w:rPr>
          <w:color w:val="2D3748"/>
        </w:rPr>
        <w:t>before</w:t>
      </w:r>
      <w:r>
        <w:rPr>
          <w:color w:val="2D3748"/>
          <w:spacing w:val="-10"/>
        </w:rPr>
        <w:t xml:space="preserve"> </w:t>
      </w:r>
      <w:r>
        <w:rPr>
          <w:color w:val="2D3748"/>
        </w:rPr>
        <w:t>more</w:t>
      </w:r>
      <w:r>
        <w:rPr>
          <w:color w:val="2D3748"/>
          <w:spacing w:val="-10"/>
        </w:rPr>
        <w:t xml:space="preserve"> </w:t>
      </w:r>
      <w:r>
        <w:rPr>
          <w:color w:val="2D3748"/>
        </w:rPr>
        <w:t>building</w:t>
      </w:r>
      <w:r>
        <w:rPr>
          <w:color w:val="2D3748"/>
          <w:spacing w:val="-10"/>
        </w:rPr>
        <w:t xml:space="preserve"> </w:t>
      </w:r>
      <w:r>
        <w:rPr>
          <w:color w:val="2D3748"/>
          <w:spacing w:val="-2"/>
        </w:rPr>
        <w:t>occurs.</w:t>
      </w:r>
    </w:p>
    <w:p w14:paraId="592D52B0" w14:textId="77777777" w:rsidR="009F11CC" w:rsidRDefault="009F11CC">
      <w:pPr>
        <w:pStyle w:val="BodyText"/>
        <w:spacing w:before="4"/>
      </w:pPr>
    </w:p>
    <w:p w14:paraId="592D52B1" w14:textId="77777777" w:rsidR="009F11CC" w:rsidRDefault="00A972E5">
      <w:pPr>
        <w:pStyle w:val="BodyText"/>
        <w:spacing w:before="0" w:line="312" w:lineRule="auto"/>
        <w:ind w:right="362"/>
      </w:pPr>
      <w:r>
        <w:rPr>
          <w:rFonts w:ascii="Arial"/>
          <w:b/>
          <w:color w:val="2D3748"/>
        </w:rPr>
        <w:t>Recommendation:</w:t>
      </w:r>
      <w:r>
        <w:rPr>
          <w:rFonts w:ascii="Arial"/>
          <w:b/>
          <w:color w:val="2D3748"/>
          <w:spacing w:val="-4"/>
        </w:rPr>
        <w:t xml:space="preserve"> </w:t>
      </w:r>
      <w:r>
        <w:rPr>
          <w:color w:val="2D3748"/>
        </w:rPr>
        <w:t>Do</w:t>
      </w:r>
      <w:r>
        <w:rPr>
          <w:color w:val="2D3748"/>
          <w:spacing w:val="-4"/>
        </w:rPr>
        <w:t xml:space="preserve"> </w:t>
      </w:r>
      <w:r>
        <w:rPr>
          <w:color w:val="2D3748"/>
        </w:rPr>
        <w:t>not</w:t>
      </w:r>
      <w:r>
        <w:rPr>
          <w:color w:val="2D3748"/>
          <w:spacing w:val="-4"/>
        </w:rPr>
        <w:t xml:space="preserve"> </w:t>
      </w:r>
      <w:r>
        <w:rPr>
          <w:color w:val="2D3748"/>
        </w:rPr>
        <w:t>build</w:t>
      </w:r>
      <w:r>
        <w:rPr>
          <w:color w:val="2D3748"/>
          <w:spacing w:val="-4"/>
        </w:rPr>
        <w:t xml:space="preserve"> </w:t>
      </w:r>
      <w:r>
        <w:rPr>
          <w:color w:val="2D3748"/>
        </w:rPr>
        <w:t>further</w:t>
      </w:r>
      <w:r>
        <w:rPr>
          <w:color w:val="2D3748"/>
          <w:spacing w:val="-4"/>
        </w:rPr>
        <w:t xml:space="preserve"> </w:t>
      </w:r>
      <w:r>
        <w:rPr>
          <w:color w:val="2D3748"/>
        </w:rPr>
        <w:t>against</w:t>
      </w:r>
      <w:r>
        <w:rPr>
          <w:color w:val="2D3748"/>
          <w:spacing w:val="-4"/>
        </w:rPr>
        <w:t xml:space="preserve"> </w:t>
      </w:r>
      <w:r>
        <w:rPr>
          <w:color w:val="2D3748"/>
        </w:rPr>
        <w:t>the</w:t>
      </w:r>
      <w:r>
        <w:rPr>
          <w:color w:val="2D3748"/>
          <w:spacing w:val="-4"/>
        </w:rPr>
        <w:t xml:space="preserve"> </w:t>
      </w:r>
      <w:r>
        <w:rPr>
          <w:color w:val="2D3748"/>
        </w:rPr>
        <w:t>Guided</w:t>
      </w:r>
      <w:r>
        <w:rPr>
          <w:color w:val="2D3748"/>
          <w:spacing w:val="-4"/>
        </w:rPr>
        <w:t xml:space="preserve"> </w:t>
      </w:r>
      <w:r>
        <w:rPr>
          <w:color w:val="2D3748"/>
        </w:rPr>
        <w:t>Learning</w:t>
      </w:r>
      <w:r>
        <w:rPr>
          <w:color w:val="2D3748"/>
          <w:spacing w:val="-4"/>
        </w:rPr>
        <w:t xml:space="preserve"> </w:t>
      </w:r>
      <w:r>
        <w:rPr>
          <w:color w:val="2D3748"/>
        </w:rPr>
        <w:t>Flow</w:t>
      </w:r>
      <w:r>
        <w:rPr>
          <w:color w:val="2D3748"/>
          <w:spacing w:val="-4"/>
        </w:rPr>
        <w:t xml:space="preserve"> </w:t>
      </w:r>
      <w:r>
        <w:rPr>
          <w:color w:val="2D3748"/>
        </w:rPr>
        <w:t>or</w:t>
      </w:r>
      <w:r>
        <w:rPr>
          <w:color w:val="2D3748"/>
          <w:spacing w:val="-4"/>
        </w:rPr>
        <w:t xml:space="preserve"> </w:t>
      </w:r>
      <w:r>
        <w:rPr>
          <w:color w:val="2D3748"/>
        </w:rPr>
        <w:t>Engagement</w:t>
      </w:r>
      <w:r>
        <w:rPr>
          <w:color w:val="2D3748"/>
          <w:spacing w:val="-4"/>
        </w:rPr>
        <w:t xml:space="preserve"> </w:t>
      </w:r>
      <w:r>
        <w:rPr>
          <w:color w:val="2D3748"/>
        </w:rPr>
        <w:t>KB until the Sept 9 outcome is captured. At minimum, secure explicit answers to:</w:t>
      </w:r>
    </w:p>
    <w:p w14:paraId="592D52B2" w14:textId="75A1C659" w:rsidR="009F11CC" w:rsidRPr="00737F45" w:rsidRDefault="00A972E5">
      <w:pPr>
        <w:pStyle w:val="ListParagraph"/>
        <w:numPr>
          <w:ilvl w:val="0"/>
          <w:numId w:val="1"/>
        </w:numPr>
        <w:tabs>
          <w:tab w:val="left" w:pos="598"/>
        </w:tabs>
        <w:spacing w:before="182"/>
        <w:ind w:left="598" w:hanging="358"/>
        <w:rPr>
          <w:color w:val="EE0000"/>
        </w:rPr>
      </w:pPr>
      <w:r>
        <w:rPr>
          <w:color w:val="2D3748"/>
        </w:rPr>
        <w:t>Where</w:t>
      </w:r>
      <w:r>
        <w:rPr>
          <w:color w:val="2D3748"/>
          <w:spacing w:val="-8"/>
        </w:rPr>
        <w:t xml:space="preserve"> </w:t>
      </w:r>
      <w:r>
        <w:rPr>
          <w:color w:val="2D3748"/>
        </w:rPr>
        <w:t>does</w:t>
      </w:r>
      <w:r>
        <w:rPr>
          <w:color w:val="2D3748"/>
          <w:spacing w:val="-5"/>
        </w:rPr>
        <w:t xml:space="preserve"> </w:t>
      </w:r>
      <w:proofErr w:type="gramStart"/>
      <w:r>
        <w:rPr>
          <w:color w:val="2D3748"/>
        </w:rPr>
        <w:t>baseline</w:t>
      </w:r>
      <w:proofErr w:type="gramEnd"/>
      <w:r>
        <w:rPr>
          <w:color w:val="2D3748"/>
          <w:spacing w:val="-5"/>
        </w:rPr>
        <w:t xml:space="preserve"> </w:t>
      </w:r>
      <w:r>
        <w:rPr>
          <w:color w:val="2D3748"/>
        </w:rPr>
        <w:t>calibration</w:t>
      </w:r>
      <w:r>
        <w:rPr>
          <w:color w:val="2D3748"/>
          <w:spacing w:val="-5"/>
        </w:rPr>
        <w:t xml:space="preserve"> </w:t>
      </w:r>
      <w:r>
        <w:rPr>
          <w:color w:val="2D3748"/>
        </w:rPr>
        <w:t>sit</w:t>
      </w:r>
      <w:r>
        <w:rPr>
          <w:color w:val="2D3748"/>
          <w:spacing w:val="-5"/>
        </w:rPr>
        <w:t xml:space="preserve"> </w:t>
      </w:r>
      <w:r>
        <w:rPr>
          <w:color w:val="2D3748"/>
        </w:rPr>
        <w:t>in</w:t>
      </w:r>
      <w:r>
        <w:rPr>
          <w:color w:val="2D3748"/>
          <w:spacing w:val="-5"/>
        </w:rPr>
        <w:t xml:space="preserve"> </w:t>
      </w:r>
      <w:r>
        <w:rPr>
          <w:color w:val="2D3748"/>
        </w:rPr>
        <w:t>the</w:t>
      </w:r>
      <w:r>
        <w:rPr>
          <w:color w:val="2D3748"/>
          <w:spacing w:val="-5"/>
        </w:rPr>
        <w:t xml:space="preserve"> </w:t>
      </w:r>
      <w:r>
        <w:rPr>
          <w:color w:val="2D3748"/>
        </w:rPr>
        <w:t>flow</w:t>
      </w:r>
      <w:r>
        <w:rPr>
          <w:color w:val="2D3748"/>
          <w:spacing w:val="-6"/>
        </w:rPr>
        <w:t xml:space="preserve"> </w:t>
      </w:r>
      <w:r>
        <w:rPr>
          <w:color w:val="2D3748"/>
        </w:rPr>
        <w:t>—</w:t>
      </w:r>
      <w:r>
        <w:rPr>
          <w:color w:val="2D3748"/>
          <w:spacing w:val="-5"/>
        </w:rPr>
        <w:t xml:space="preserve"> </w:t>
      </w:r>
      <w:r>
        <w:rPr>
          <w:color w:val="2D3748"/>
        </w:rPr>
        <w:t>before,</w:t>
      </w:r>
      <w:r>
        <w:rPr>
          <w:color w:val="2D3748"/>
          <w:spacing w:val="-5"/>
        </w:rPr>
        <w:t xml:space="preserve"> </w:t>
      </w:r>
      <w:r>
        <w:rPr>
          <w:color w:val="2D3748"/>
        </w:rPr>
        <w:t>after,</w:t>
      </w:r>
      <w:r>
        <w:rPr>
          <w:color w:val="2D3748"/>
          <w:spacing w:val="-5"/>
        </w:rPr>
        <w:t xml:space="preserve"> </w:t>
      </w:r>
      <w:r>
        <w:rPr>
          <w:color w:val="2D3748"/>
        </w:rPr>
        <w:t>or</w:t>
      </w:r>
      <w:r>
        <w:rPr>
          <w:color w:val="2D3748"/>
          <w:spacing w:val="-5"/>
        </w:rPr>
        <w:t xml:space="preserve"> </w:t>
      </w:r>
      <w:r>
        <w:rPr>
          <w:color w:val="2D3748"/>
        </w:rPr>
        <w:t>both</w:t>
      </w:r>
      <w:r>
        <w:rPr>
          <w:color w:val="2D3748"/>
          <w:spacing w:val="-5"/>
        </w:rPr>
        <w:t xml:space="preserve"> </w:t>
      </w:r>
      <w:r>
        <w:rPr>
          <w:color w:val="2D3748"/>
        </w:rPr>
        <w:t>with</w:t>
      </w:r>
      <w:r>
        <w:rPr>
          <w:color w:val="2D3748"/>
          <w:spacing w:val="-5"/>
        </w:rPr>
        <w:t xml:space="preserve"> </w:t>
      </w:r>
      <w:r>
        <w:rPr>
          <w:color w:val="2D3748"/>
        </w:rPr>
        <w:t>a</w:t>
      </w:r>
      <w:r>
        <w:rPr>
          <w:color w:val="2D3748"/>
          <w:spacing w:val="-5"/>
        </w:rPr>
        <w:t xml:space="preserve"> </w:t>
      </w:r>
      <w:r>
        <w:rPr>
          <w:color w:val="2D3748"/>
          <w:spacing w:val="-2"/>
        </w:rPr>
        <w:t>delta?</w:t>
      </w:r>
      <w:r w:rsidR="00737F45">
        <w:rPr>
          <w:color w:val="2D3748"/>
          <w:spacing w:val="-2"/>
        </w:rPr>
        <w:t xml:space="preserve"> </w:t>
      </w:r>
      <w:r w:rsidR="00737F45" w:rsidRPr="00444059">
        <w:rPr>
          <w:b/>
          <w:bCs/>
          <w:color w:val="EE0000"/>
          <w:spacing w:val="-2"/>
        </w:rPr>
        <w:t>Shiv view:</w:t>
      </w:r>
      <w:r w:rsidR="00737F45" w:rsidRPr="00737F45">
        <w:rPr>
          <w:color w:val="EE0000"/>
          <w:spacing w:val="-2"/>
        </w:rPr>
        <w:t xml:space="preserve"> </w:t>
      </w:r>
      <w:r w:rsidR="00A356EC">
        <w:rPr>
          <w:color w:val="EE0000"/>
          <w:spacing w:val="-2"/>
        </w:rPr>
        <w:t>Aligned with my earlier explanation</w:t>
      </w:r>
      <w:r w:rsidR="00737F45" w:rsidRPr="00737F45">
        <w:rPr>
          <w:color w:val="EE0000"/>
          <w:spacing w:val="-2"/>
        </w:rPr>
        <w:t xml:space="preserve">, I think it should be before. The after is where I can see AI building supplementary questions that </w:t>
      </w:r>
      <w:r w:rsidR="00A356EC">
        <w:rPr>
          <w:color w:val="EE0000"/>
          <w:spacing w:val="-2"/>
        </w:rPr>
        <w:t xml:space="preserve">may </w:t>
      </w:r>
      <w:r w:rsidR="00737F45" w:rsidRPr="00737F45">
        <w:rPr>
          <w:color w:val="EE0000"/>
          <w:spacing w:val="-2"/>
        </w:rPr>
        <w:t xml:space="preserve">continue to aid the user’s thinking. </w:t>
      </w:r>
    </w:p>
    <w:p w14:paraId="592D52B3" w14:textId="7D511A12" w:rsidR="009F11CC" w:rsidRPr="00E11210" w:rsidRDefault="00A972E5">
      <w:pPr>
        <w:pStyle w:val="ListParagraph"/>
        <w:numPr>
          <w:ilvl w:val="0"/>
          <w:numId w:val="1"/>
        </w:numPr>
        <w:tabs>
          <w:tab w:val="left" w:pos="598"/>
          <w:tab w:val="left" w:pos="600"/>
        </w:tabs>
        <w:spacing w:before="77" w:line="312" w:lineRule="auto"/>
        <w:ind w:right="747"/>
        <w:rPr>
          <w:color w:val="EE0000"/>
        </w:rPr>
      </w:pPr>
      <w:r>
        <w:rPr>
          <w:color w:val="2D3748"/>
        </w:rPr>
        <w:t>Does</w:t>
      </w:r>
      <w:r>
        <w:rPr>
          <w:color w:val="2D3748"/>
          <w:spacing w:val="-5"/>
        </w:rPr>
        <w:t xml:space="preserve"> </w:t>
      </w:r>
      <w:r>
        <w:rPr>
          <w:color w:val="2D3748"/>
        </w:rPr>
        <w:t>“remove</w:t>
      </w:r>
      <w:r>
        <w:rPr>
          <w:color w:val="2D3748"/>
          <w:spacing w:val="-5"/>
        </w:rPr>
        <w:t xml:space="preserve"> </w:t>
      </w:r>
      <w:r>
        <w:rPr>
          <w:color w:val="2D3748"/>
        </w:rPr>
        <w:t>doc</w:t>
      </w:r>
      <w:r>
        <w:rPr>
          <w:color w:val="2D3748"/>
          <w:spacing w:val="-5"/>
        </w:rPr>
        <w:t xml:space="preserve"> </w:t>
      </w:r>
      <w:r>
        <w:rPr>
          <w:color w:val="2D3748"/>
        </w:rPr>
        <w:t>upload”</w:t>
      </w:r>
      <w:r>
        <w:rPr>
          <w:color w:val="2D3748"/>
          <w:spacing w:val="-5"/>
        </w:rPr>
        <w:t xml:space="preserve"> </w:t>
      </w:r>
      <w:r>
        <w:rPr>
          <w:color w:val="2D3748"/>
        </w:rPr>
        <w:t>cover</w:t>
      </w:r>
      <w:r>
        <w:rPr>
          <w:color w:val="2D3748"/>
          <w:spacing w:val="-5"/>
        </w:rPr>
        <w:t xml:space="preserve"> </w:t>
      </w:r>
      <w:r>
        <w:rPr>
          <w:color w:val="2D3748"/>
        </w:rPr>
        <w:t>all</w:t>
      </w:r>
      <w:r>
        <w:rPr>
          <w:color w:val="2D3748"/>
          <w:spacing w:val="-5"/>
        </w:rPr>
        <w:t xml:space="preserve"> </w:t>
      </w:r>
      <w:r>
        <w:rPr>
          <w:color w:val="2D3748"/>
        </w:rPr>
        <w:t>Consultant</w:t>
      </w:r>
      <w:r>
        <w:rPr>
          <w:color w:val="2D3748"/>
          <w:spacing w:val="-5"/>
        </w:rPr>
        <w:t xml:space="preserve"> </w:t>
      </w:r>
      <w:r>
        <w:rPr>
          <w:color w:val="2D3748"/>
        </w:rPr>
        <w:t>uploads,</w:t>
      </w:r>
      <w:r>
        <w:rPr>
          <w:color w:val="2D3748"/>
          <w:spacing w:val="-5"/>
        </w:rPr>
        <w:t xml:space="preserve"> </w:t>
      </w:r>
      <w:r>
        <w:rPr>
          <w:color w:val="2D3748"/>
        </w:rPr>
        <w:t>or</w:t>
      </w:r>
      <w:r>
        <w:rPr>
          <w:color w:val="2D3748"/>
          <w:spacing w:val="-5"/>
        </w:rPr>
        <w:t xml:space="preserve"> </w:t>
      </w:r>
      <w:r>
        <w:rPr>
          <w:color w:val="2D3748"/>
        </w:rPr>
        <w:t>only</w:t>
      </w:r>
      <w:r>
        <w:rPr>
          <w:color w:val="2D3748"/>
          <w:spacing w:val="-5"/>
        </w:rPr>
        <w:t xml:space="preserve"> </w:t>
      </w:r>
      <w:r>
        <w:rPr>
          <w:color w:val="2D3748"/>
        </w:rPr>
        <w:t>company-background documents feeding calibration (with case studies remaining Consultant-curated)?</w:t>
      </w:r>
      <w:r w:rsidR="00444059">
        <w:rPr>
          <w:color w:val="2D3748"/>
        </w:rPr>
        <w:t xml:space="preserve"> </w:t>
      </w:r>
      <w:r w:rsidR="007D1355" w:rsidRPr="00E11210">
        <w:rPr>
          <w:b/>
          <w:bCs/>
          <w:color w:val="EE0000"/>
        </w:rPr>
        <w:t xml:space="preserve">Shiv view: </w:t>
      </w:r>
      <w:r w:rsidR="007D1355" w:rsidRPr="00E11210">
        <w:rPr>
          <w:color w:val="EE0000"/>
        </w:rPr>
        <w:t>I’m not sure</w:t>
      </w:r>
      <w:r w:rsidR="00AE64B6" w:rsidRPr="00E11210">
        <w:rPr>
          <w:color w:val="EE0000"/>
        </w:rPr>
        <w:t xml:space="preserve"> I’ve understood this point fully. But if I’m trying to align with what I’ve said earlier </w:t>
      </w:r>
      <w:r w:rsidR="00E11210" w:rsidRPr="00E11210">
        <w:rPr>
          <w:color w:val="EE0000"/>
        </w:rPr>
        <w:t>at the bottom of Point 2</w:t>
      </w:r>
      <w:r w:rsidR="00AE64B6" w:rsidRPr="00E11210">
        <w:rPr>
          <w:color w:val="EE0000"/>
        </w:rPr>
        <w:t xml:space="preserve">, I think </w:t>
      </w:r>
      <w:r w:rsidR="00E11210" w:rsidRPr="00E11210">
        <w:rPr>
          <w:color w:val="EE0000"/>
        </w:rPr>
        <w:t>the document upload is a continuous process and should be constantly updated.</w:t>
      </w:r>
    </w:p>
    <w:p w14:paraId="592D52B4" w14:textId="68D85129" w:rsidR="009F11CC" w:rsidRPr="007528CD" w:rsidRDefault="00A972E5">
      <w:pPr>
        <w:pStyle w:val="ListParagraph"/>
        <w:numPr>
          <w:ilvl w:val="0"/>
          <w:numId w:val="1"/>
        </w:numPr>
        <w:tabs>
          <w:tab w:val="left" w:pos="598"/>
          <w:tab w:val="left" w:pos="600"/>
        </w:tabs>
        <w:spacing w:line="312" w:lineRule="auto"/>
        <w:ind w:right="441"/>
        <w:rPr>
          <w:color w:val="EE0000"/>
        </w:rPr>
      </w:pPr>
      <w:r>
        <w:rPr>
          <w:color w:val="2D3748"/>
        </w:rPr>
        <w:t>Is</w:t>
      </w:r>
      <w:r>
        <w:rPr>
          <w:color w:val="2D3748"/>
          <w:spacing w:val="-4"/>
        </w:rPr>
        <w:t xml:space="preserve"> </w:t>
      </w:r>
      <w:r>
        <w:rPr>
          <w:color w:val="2D3748"/>
        </w:rPr>
        <w:t>the</w:t>
      </w:r>
      <w:r>
        <w:rPr>
          <w:color w:val="2D3748"/>
          <w:spacing w:val="-4"/>
        </w:rPr>
        <w:t xml:space="preserve"> </w:t>
      </w:r>
      <w:r>
        <w:rPr>
          <w:color w:val="2D3748"/>
        </w:rPr>
        <w:t>Insights</w:t>
      </w:r>
      <w:r>
        <w:rPr>
          <w:color w:val="2D3748"/>
          <w:spacing w:val="-4"/>
        </w:rPr>
        <w:t xml:space="preserve"> </w:t>
      </w:r>
      <w:r>
        <w:rPr>
          <w:color w:val="2D3748"/>
        </w:rPr>
        <w:t>POC</w:t>
      </w:r>
      <w:r>
        <w:rPr>
          <w:color w:val="2D3748"/>
          <w:spacing w:val="-4"/>
        </w:rPr>
        <w:t xml:space="preserve"> </w:t>
      </w:r>
      <w:r>
        <w:rPr>
          <w:color w:val="2D3748"/>
        </w:rPr>
        <w:t>targeting</w:t>
      </w:r>
      <w:r>
        <w:rPr>
          <w:color w:val="2D3748"/>
          <w:spacing w:val="-4"/>
        </w:rPr>
        <w:t xml:space="preserve"> </w:t>
      </w:r>
      <w:r>
        <w:rPr>
          <w:color w:val="2D3748"/>
        </w:rPr>
        <w:t>the</w:t>
      </w:r>
      <w:r>
        <w:rPr>
          <w:color w:val="2D3748"/>
          <w:spacing w:val="-4"/>
        </w:rPr>
        <w:t xml:space="preserve"> </w:t>
      </w:r>
      <w:r>
        <w:rPr>
          <w:color w:val="2D3748"/>
        </w:rPr>
        <w:t>standalone</w:t>
      </w:r>
      <w:r>
        <w:rPr>
          <w:color w:val="2D3748"/>
          <w:spacing w:val="-4"/>
        </w:rPr>
        <w:t xml:space="preserve"> </w:t>
      </w:r>
      <w:r>
        <w:rPr>
          <w:color w:val="2D3748"/>
        </w:rPr>
        <w:t>product,</w:t>
      </w:r>
      <w:r>
        <w:rPr>
          <w:color w:val="2D3748"/>
          <w:spacing w:val="-4"/>
        </w:rPr>
        <w:t xml:space="preserve"> </w:t>
      </w:r>
      <w:r>
        <w:rPr>
          <w:color w:val="2D3748"/>
        </w:rPr>
        <w:t>the</w:t>
      </w:r>
      <w:r>
        <w:rPr>
          <w:color w:val="2D3748"/>
          <w:spacing w:val="-4"/>
        </w:rPr>
        <w:t xml:space="preserve"> </w:t>
      </w:r>
      <w:r>
        <w:rPr>
          <w:color w:val="2D3748"/>
        </w:rPr>
        <w:t>consulting-aid</w:t>
      </w:r>
      <w:r>
        <w:rPr>
          <w:color w:val="2D3748"/>
          <w:spacing w:val="-4"/>
        </w:rPr>
        <w:t xml:space="preserve"> </w:t>
      </w:r>
      <w:r>
        <w:rPr>
          <w:color w:val="2D3748"/>
        </w:rPr>
        <w:t>tool,</w:t>
      </w:r>
      <w:r>
        <w:rPr>
          <w:color w:val="2D3748"/>
          <w:spacing w:val="-4"/>
        </w:rPr>
        <w:t xml:space="preserve"> </w:t>
      </w:r>
      <w:r>
        <w:rPr>
          <w:color w:val="2D3748"/>
        </w:rPr>
        <w:t>or</w:t>
      </w:r>
      <w:r>
        <w:rPr>
          <w:color w:val="2D3748"/>
          <w:spacing w:val="-4"/>
        </w:rPr>
        <w:t xml:space="preserve"> </w:t>
      </w:r>
      <w:r>
        <w:rPr>
          <w:color w:val="2D3748"/>
        </w:rPr>
        <w:t>both</w:t>
      </w:r>
      <w:r>
        <w:rPr>
          <w:color w:val="2D3748"/>
          <w:spacing w:val="-4"/>
        </w:rPr>
        <w:t xml:space="preserve"> </w:t>
      </w:r>
      <w:r>
        <w:rPr>
          <w:color w:val="2D3748"/>
        </w:rPr>
        <w:t>from day one — since Ashutosh frames these as “two completely different journeys” with different answers to nearly everything on this list?</w:t>
      </w:r>
      <w:r w:rsidR="00B21C08">
        <w:rPr>
          <w:color w:val="2D3748"/>
        </w:rPr>
        <w:t xml:space="preserve"> </w:t>
      </w:r>
      <w:r w:rsidR="00B21C08" w:rsidRPr="007528CD">
        <w:rPr>
          <w:b/>
          <w:bCs/>
          <w:color w:val="EE0000"/>
        </w:rPr>
        <w:t>Shiv view:</w:t>
      </w:r>
      <w:r w:rsidR="00B21C08" w:rsidRPr="007528CD">
        <w:rPr>
          <w:color w:val="EE0000"/>
        </w:rPr>
        <w:t xml:space="preserve"> I think both from Day 1. The standalone product sell will </w:t>
      </w:r>
      <w:r w:rsidR="00B101AC" w:rsidRPr="007528CD">
        <w:rPr>
          <w:color w:val="EE0000"/>
        </w:rPr>
        <w:t>actually need a 1-1 explanation to anyone, and the demo will move seamlessly from one to the other depending on the questions that come up</w:t>
      </w:r>
      <w:r w:rsidR="007528CD" w:rsidRPr="007528CD">
        <w:rPr>
          <w:color w:val="EE0000"/>
        </w:rPr>
        <w:t>.</w:t>
      </w:r>
    </w:p>
    <w:p w14:paraId="75C16EB0" w14:textId="77777777" w:rsidR="00C624DD" w:rsidRDefault="00C624DD" w:rsidP="00C624DD">
      <w:pPr>
        <w:tabs>
          <w:tab w:val="left" w:pos="598"/>
          <w:tab w:val="left" w:pos="600"/>
        </w:tabs>
        <w:spacing w:line="312" w:lineRule="auto"/>
        <w:ind w:right="441"/>
        <w:rPr>
          <w:ins w:id="96" w:author="Ash Tiwari" w:date="2026-09-10T19:49:00Z" w16du:dateUtc="2026-09-10T14:19:00Z"/>
        </w:rPr>
      </w:pPr>
    </w:p>
    <w:p w14:paraId="35D9460D" w14:textId="746A858C" w:rsidR="001E5A5A" w:rsidRDefault="001E5A5A" w:rsidP="001E5A5A">
      <w:pPr>
        <w:pStyle w:val="BodyText"/>
        <w:spacing w:before="77" w:line="302" w:lineRule="auto"/>
        <w:ind w:left="600"/>
        <w:rPr>
          <w:ins w:id="97" w:author="Ash Tiwari" w:date="2026-09-10T19:49:00Z" w16du:dateUtc="2026-09-10T14:19:00Z"/>
          <w:color w:val="2D3748"/>
        </w:rPr>
      </w:pPr>
      <w:ins w:id="98" w:author="Ash Tiwari" w:date="2026-09-10T19:49:00Z" w16du:dateUtc="2026-09-10T14:19:00Z">
        <w:r>
          <w:t xml:space="preserve">Ash: </w:t>
        </w:r>
        <w:r>
          <w:rPr>
            <w:color w:val="2D3748"/>
          </w:rPr>
          <w:t xml:space="preserve">On consulting aid. In my personal view, that’s a useful branch but not the core reason why we have started this </w:t>
        </w:r>
        <w:proofErr w:type="spellStart"/>
        <w:r>
          <w:rPr>
            <w:color w:val="2D3748"/>
          </w:rPr>
          <w:t>endeavour</w:t>
        </w:r>
        <w:proofErr w:type="spellEnd"/>
        <w:r>
          <w:rPr>
            <w:color w:val="2D3748"/>
          </w:rPr>
          <w:t xml:space="preserve">. </w:t>
        </w:r>
      </w:ins>
      <w:ins w:id="99" w:author="Ash Tiwari" w:date="2026-09-10T19:50:00Z" w16du:dateUtc="2026-09-10T14:20:00Z">
        <w:r>
          <w:rPr>
            <w:color w:val="2D3748"/>
          </w:rPr>
          <w:t>I</w:t>
        </w:r>
      </w:ins>
      <w:ins w:id="100" w:author="Ash Tiwari" w:date="2026-09-10T19:49:00Z" w16du:dateUtc="2026-09-10T14:19:00Z">
        <w:r>
          <w:rPr>
            <w:color w:val="2D3748"/>
          </w:rPr>
          <w:t xml:space="preserve">, as of now, </w:t>
        </w:r>
      </w:ins>
      <w:ins w:id="101" w:author="Ash Tiwari" w:date="2026-09-10T19:50:00Z" w16du:dateUtc="2026-09-10T14:20:00Z">
        <w:r>
          <w:rPr>
            <w:color w:val="2D3748"/>
          </w:rPr>
          <w:t xml:space="preserve">don’t really need this in consulting. There is a certain authenticity and hence, respect associated with what we do in workshops – </w:t>
        </w:r>
        <w:r>
          <w:rPr>
            <w:color w:val="2D3748"/>
          </w:rPr>
          <w:lastRenderedPageBreak/>
          <w:t xml:space="preserve">presentation and tool free. </w:t>
        </w:r>
        <w:proofErr w:type="gramStart"/>
        <w:r>
          <w:rPr>
            <w:color w:val="2D3748"/>
          </w:rPr>
          <w:t>But,</w:t>
        </w:r>
        <w:proofErr w:type="gramEnd"/>
        <w:r>
          <w:rPr>
            <w:color w:val="2D3748"/>
          </w:rPr>
          <w:t xml:space="preserve"> Shiv, Aseem and others could have a different v</w:t>
        </w:r>
      </w:ins>
      <w:ins w:id="102" w:author="Ash Tiwari" w:date="2026-09-10T19:51:00Z" w16du:dateUtc="2026-09-10T14:21:00Z">
        <w:r>
          <w:rPr>
            <w:color w:val="2D3748"/>
          </w:rPr>
          <w:t xml:space="preserve">iew. Would defer to that. </w:t>
        </w:r>
      </w:ins>
    </w:p>
    <w:p w14:paraId="7BD83CEF" w14:textId="6B612C9F" w:rsidR="001E5A5A" w:rsidRDefault="001E5A5A">
      <w:pPr>
        <w:tabs>
          <w:tab w:val="left" w:pos="598"/>
          <w:tab w:val="left" w:pos="600"/>
        </w:tabs>
        <w:spacing w:line="312" w:lineRule="auto"/>
        <w:ind w:left="600" w:right="441"/>
        <w:pPrChange w:id="103" w:author="Ash Tiwari" w:date="2026-09-10T19:49:00Z" w16du:dateUtc="2026-09-10T14:19:00Z">
          <w:pPr>
            <w:tabs>
              <w:tab w:val="left" w:pos="598"/>
              <w:tab w:val="left" w:pos="600"/>
            </w:tabs>
            <w:spacing w:line="312" w:lineRule="auto"/>
            <w:ind w:right="441"/>
          </w:pPr>
        </w:pPrChange>
      </w:pPr>
    </w:p>
    <w:p w14:paraId="592D52B5" w14:textId="77777777" w:rsidR="009F11CC" w:rsidRDefault="009F11CC">
      <w:pPr>
        <w:pStyle w:val="BodyText"/>
        <w:spacing w:before="113"/>
      </w:pPr>
    </w:p>
    <w:p w14:paraId="592D52B6" w14:textId="77777777" w:rsidR="009F11CC" w:rsidRDefault="00A972E5">
      <w:pPr>
        <w:pStyle w:val="Heading2"/>
      </w:pPr>
      <w:bookmarkStart w:id="104" w:name="Next_Items_to_Develop_(Sequenced_by_Depe"/>
      <w:bookmarkEnd w:id="104"/>
      <w:r>
        <w:rPr>
          <w:color w:val="2A6BB0"/>
        </w:rPr>
        <w:t>Next</w:t>
      </w:r>
      <w:r>
        <w:rPr>
          <w:color w:val="2A6BB0"/>
          <w:spacing w:val="-7"/>
        </w:rPr>
        <w:t xml:space="preserve"> </w:t>
      </w:r>
      <w:r>
        <w:rPr>
          <w:color w:val="2A6BB0"/>
        </w:rPr>
        <w:t>Items</w:t>
      </w:r>
      <w:r>
        <w:rPr>
          <w:color w:val="2A6BB0"/>
          <w:spacing w:val="-5"/>
        </w:rPr>
        <w:t xml:space="preserve"> </w:t>
      </w:r>
      <w:r>
        <w:rPr>
          <w:color w:val="2A6BB0"/>
        </w:rPr>
        <w:t>to</w:t>
      </w:r>
      <w:r>
        <w:rPr>
          <w:color w:val="2A6BB0"/>
          <w:spacing w:val="-5"/>
        </w:rPr>
        <w:t xml:space="preserve"> </w:t>
      </w:r>
      <w:r>
        <w:rPr>
          <w:color w:val="2A6BB0"/>
        </w:rPr>
        <w:t>Develop</w:t>
      </w:r>
      <w:r>
        <w:rPr>
          <w:color w:val="2A6BB0"/>
          <w:spacing w:val="-5"/>
        </w:rPr>
        <w:t xml:space="preserve"> </w:t>
      </w:r>
      <w:r>
        <w:rPr>
          <w:color w:val="2A6BB0"/>
        </w:rPr>
        <w:t>(Sequenced</w:t>
      </w:r>
      <w:r>
        <w:rPr>
          <w:color w:val="2A6BB0"/>
          <w:spacing w:val="-5"/>
        </w:rPr>
        <w:t xml:space="preserve"> </w:t>
      </w:r>
      <w:r>
        <w:rPr>
          <w:color w:val="2A6BB0"/>
        </w:rPr>
        <w:t>by</w:t>
      </w:r>
      <w:r>
        <w:rPr>
          <w:color w:val="2A6BB0"/>
          <w:spacing w:val="-5"/>
        </w:rPr>
        <w:t xml:space="preserve"> </w:t>
      </w:r>
      <w:r>
        <w:rPr>
          <w:color w:val="2A6BB0"/>
          <w:spacing w:val="-2"/>
        </w:rPr>
        <w:t>Dependency)</w:t>
      </w:r>
    </w:p>
    <w:p w14:paraId="592D52B7" w14:textId="77777777" w:rsidR="009F11CC" w:rsidRDefault="009F11CC">
      <w:pPr>
        <w:pStyle w:val="BodyText"/>
        <w:spacing w:before="1"/>
        <w:rPr>
          <w:rFonts w:ascii="Arial"/>
          <w:b/>
          <w:sz w:val="16"/>
        </w:rPr>
      </w:pPr>
    </w:p>
    <w:tbl>
      <w:tblPr>
        <w:tblW w:w="0" w:type="auto"/>
        <w:tblInd w:w="10" w:type="dxa"/>
        <w:tblBorders>
          <w:top w:val="single" w:sz="8" w:space="0" w:color="E2E7F0"/>
          <w:left w:val="single" w:sz="8" w:space="0" w:color="E2E7F0"/>
          <w:bottom w:val="single" w:sz="8" w:space="0" w:color="E2E7F0"/>
          <w:right w:val="single" w:sz="8" w:space="0" w:color="E2E7F0"/>
          <w:insideH w:val="single" w:sz="8" w:space="0" w:color="E2E7F0"/>
          <w:insideV w:val="single" w:sz="8" w:space="0" w:color="E2E7F0"/>
        </w:tblBorders>
        <w:tblLayout w:type="fixed"/>
        <w:tblCellMar>
          <w:left w:w="0" w:type="dxa"/>
          <w:right w:w="0" w:type="dxa"/>
        </w:tblCellMar>
        <w:tblLook w:val="01E0" w:firstRow="1" w:lastRow="1" w:firstColumn="1" w:lastColumn="1" w:noHBand="0" w:noVBand="0"/>
      </w:tblPr>
      <w:tblGrid>
        <w:gridCol w:w="740"/>
        <w:gridCol w:w="3000"/>
        <w:gridCol w:w="5620"/>
      </w:tblGrid>
      <w:tr w:rsidR="009F11CC" w14:paraId="592D52BB" w14:textId="77777777">
        <w:trPr>
          <w:trHeight w:val="839"/>
        </w:trPr>
        <w:tc>
          <w:tcPr>
            <w:tcW w:w="740" w:type="dxa"/>
            <w:shd w:val="clear" w:color="auto" w:fill="ECF1F6"/>
          </w:tcPr>
          <w:p w14:paraId="592D52B8" w14:textId="77777777" w:rsidR="009F11CC" w:rsidRDefault="00A972E5">
            <w:pPr>
              <w:pStyle w:val="TableParagraph"/>
              <w:spacing w:before="129"/>
              <w:ind w:left="10"/>
              <w:jc w:val="center"/>
              <w:rPr>
                <w:rFonts w:ascii="Arial"/>
                <w:b/>
                <w:sz w:val="20"/>
              </w:rPr>
            </w:pPr>
            <w:r>
              <w:rPr>
                <w:rFonts w:ascii="Arial"/>
                <w:b/>
                <w:color w:val="2D3748"/>
                <w:spacing w:val="-10"/>
                <w:sz w:val="20"/>
              </w:rPr>
              <w:t>#</w:t>
            </w:r>
          </w:p>
        </w:tc>
        <w:tc>
          <w:tcPr>
            <w:tcW w:w="3000" w:type="dxa"/>
            <w:shd w:val="clear" w:color="auto" w:fill="ECF1F6"/>
          </w:tcPr>
          <w:p w14:paraId="592D52B9" w14:textId="77777777" w:rsidR="009F11CC" w:rsidRDefault="00A972E5">
            <w:pPr>
              <w:pStyle w:val="TableParagraph"/>
              <w:spacing w:before="129"/>
              <w:rPr>
                <w:rFonts w:ascii="Arial"/>
                <w:b/>
                <w:sz w:val="20"/>
              </w:rPr>
            </w:pPr>
            <w:r>
              <w:rPr>
                <w:rFonts w:ascii="Arial"/>
                <w:b/>
                <w:color w:val="2D3748"/>
                <w:spacing w:val="-4"/>
                <w:sz w:val="20"/>
              </w:rPr>
              <w:t>Item</w:t>
            </w:r>
          </w:p>
        </w:tc>
        <w:tc>
          <w:tcPr>
            <w:tcW w:w="5620" w:type="dxa"/>
            <w:shd w:val="clear" w:color="auto" w:fill="ECF1F6"/>
          </w:tcPr>
          <w:p w14:paraId="592D52BA" w14:textId="77777777" w:rsidR="009F11CC" w:rsidRDefault="00A972E5">
            <w:pPr>
              <w:pStyle w:val="TableParagraph"/>
              <w:spacing w:before="129"/>
              <w:rPr>
                <w:rFonts w:ascii="Arial"/>
                <w:b/>
                <w:sz w:val="20"/>
              </w:rPr>
            </w:pPr>
            <w:r>
              <w:rPr>
                <w:rFonts w:ascii="Arial"/>
                <w:b/>
                <w:color w:val="2D3748"/>
                <w:sz w:val="20"/>
              </w:rPr>
              <w:t>Dependency</w:t>
            </w:r>
            <w:r>
              <w:rPr>
                <w:rFonts w:ascii="Arial"/>
                <w:b/>
                <w:color w:val="2D3748"/>
                <w:spacing w:val="-6"/>
                <w:sz w:val="20"/>
              </w:rPr>
              <w:t xml:space="preserve"> </w:t>
            </w:r>
            <w:r>
              <w:rPr>
                <w:rFonts w:ascii="Arial"/>
                <w:b/>
                <w:color w:val="2D3748"/>
                <w:sz w:val="20"/>
              </w:rPr>
              <w:t>&amp;</w:t>
            </w:r>
            <w:r>
              <w:rPr>
                <w:rFonts w:ascii="Arial"/>
                <w:b/>
                <w:color w:val="2D3748"/>
                <w:spacing w:val="-5"/>
                <w:sz w:val="20"/>
              </w:rPr>
              <w:t xml:space="preserve"> </w:t>
            </w:r>
            <w:r>
              <w:rPr>
                <w:rFonts w:ascii="Arial"/>
                <w:b/>
                <w:color w:val="2D3748"/>
                <w:sz w:val="20"/>
              </w:rPr>
              <w:t>Scope</w:t>
            </w:r>
            <w:r>
              <w:rPr>
                <w:rFonts w:ascii="Arial"/>
                <w:b/>
                <w:color w:val="2D3748"/>
                <w:spacing w:val="-5"/>
                <w:sz w:val="20"/>
              </w:rPr>
              <w:t xml:space="preserve"> </w:t>
            </w:r>
            <w:r>
              <w:rPr>
                <w:rFonts w:ascii="Arial"/>
                <w:b/>
                <w:color w:val="2D3748"/>
                <w:spacing w:val="-2"/>
                <w:sz w:val="20"/>
              </w:rPr>
              <w:t>Details</w:t>
            </w:r>
          </w:p>
        </w:tc>
      </w:tr>
      <w:tr w:rsidR="009F11CC" w14:paraId="592D52BF" w14:textId="77777777">
        <w:trPr>
          <w:trHeight w:val="959"/>
        </w:trPr>
        <w:tc>
          <w:tcPr>
            <w:tcW w:w="740" w:type="dxa"/>
          </w:tcPr>
          <w:p w14:paraId="592D52BC" w14:textId="77777777" w:rsidR="009F11CC" w:rsidRDefault="00A972E5">
            <w:pPr>
              <w:pStyle w:val="TableParagraph"/>
              <w:spacing w:before="124"/>
              <w:ind w:left="10"/>
              <w:jc w:val="center"/>
              <w:rPr>
                <w:rFonts w:ascii="Arial"/>
                <w:b/>
                <w:sz w:val="20"/>
              </w:rPr>
            </w:pPr>
            <w:r>
              <w:rPr>
                <w:rFonts w:ascii="Arial"/>
                <w:b/>
                <w:spacing w:val="-10"/>
                <w:sz w:val="20"/>
              </w:rPr>
              <w:t>1</w:t>
            </w:r>
          </w:p>
        </w:tc>
        <w:tc>
          <w:tcPr>
            <w:tcW w:w="3000" w:type="dxa"/>
          </w:tcPr>
          <w:p w14:paraId="592D52BD" w14:textId="77777777" w:rsidR="009F11CC" w:rsidRDefault="00A972E5">
            <w:pPr>
              <w:pStyle w:val="TableParagraph"/>
              <w:spacing w:before="124"/>
              <w:rPr>
                <w:rFonts w:ascii="Arial"/>
                <w:b/>
                <w:sz w:val="20"/>
              </w:rPr>
            </w:pPr>
            <w:r>
              <w:rPr>
                <w:rFonts w:ascii="Arial"/>
                <w:b/>
                <w:color w:val="2D3748"/>
                <w:sz w:val="20"/>
              </w:rPr>
              <w:t>Case</w:t>
            </w:r>
            <w:r>
              <w:rPr>
                <w:rFonts w:ascii="Arial"/>
                <w:b/>
                <w:color w:val="2D3748"/>
                <w:spacing w:val="-7"/>
                <w:sz w:val="20"/>
              </w:rPr>
              <w:t xml:space="preserve"> </w:t>
            </w:r>
            <w:r>
              <w:rPr>
                <w:rFonts w:ascii="Arial"/>
                <w:b/>
                <w:color w:val="2D3748"/>
                <w:sz w:val="20"/>
              </w:rPr>
              <w:t>study</w:t>
            </w:r>
            <w:r>
              <w:rPr>
                <w:rFonts w:ascii="Arial"/>
                <w:b/>
                <w:color w:val="2D3748"/>
                <w:spacing w:val="-6"/>
                <w:sz w:val="20"/>
              </w:rPr>
              <w:t xml:space="preserve"> </w:t>
            </w:r>
            <w:r>
              <w:rPr>
                <w:rFonts w:ascii="Arial"/>
                <w:b/>
                <w:color w:val="2D3748"/>
                <w:sz w:val="20"/>
              </w:rPr>
              <w:t>resolution</w:t>
            </w:r>
            <w:r>
              <w:rPr>
                <w:rFonts w:ascii="Arial"/>
                <w:b/>
                <w:color w:val="2D3748"/>
                <w:spacing w:val="-6"/>
                <w:sz w:val="20"/>
              </w:rPr>
              <w:t xml:space="preserve"> </w:t>
            </w:r>
            <w:r>
              <w:rPr>
                <w:rFonts w:ascii="Arial"/>
                <w:b/>
                <w:color w:val="2D3748"/>
                <w:spacing w:val="-4"/>
                <w:sz w:val="20"/>
              </w:rPr>
              <w:t>flow</w:t>
            </w:r>
          </w:p>
        </w:tc>
        <w:tc>
          <w:tcPr>
            <w:tcW w:w="5620" w:type="dxa"/>
          </w:tcPr>
          <w:p w14:paraId="592D52BE" w14:textId="77777777" w:rsidR="009F11CC" w:rsidRDefault="00A972E5">
            <w:pPr>
              <w:pStyle w:val="TableParagraph"/>
              <w:spacing w:before="124" w:line="312" w:lineRule="auto"/>
              <w:rPr>
                <w:sz w:val="20"/>
              </w:rPr>
            </w:pPr>
            <w:r>
              <w:rPr>
                <w:color w:val="4A5467"/>
                <w:sz w:val="20"/>
              </w:rPr>
              <w:t>Hidden</w:t>
            </w:r>
            <w:r>
              <w:rPr>
                <w:color w:val="4A5467"/>
                <w:spacing w:val="-7"/>
                <w:sz w:val="20"/>
              </w:rPr>
              <w:t xml:space="preserve"> </w:t>
            </w:r>
            <w:r>
              <w:rPr>
                <w:color w:val="4A5467"/>
                <w:sz w:val="20"/>
              </w:rPr>
              <w:t>reveal,</w:t>
            </w:r>
            <w:r>
              <w:rPr>
                <w:color w:val="4A5467"/>
                <w:spacing w:val="-7"/>
                <w:sz w:val="20"/>
              </w:rPr>
              <w:t xml:space="preserve"> </w:t>
            </w:r>
            <w:r>
              <w:rPr>
                <w:color w:val="4A5467"/>
                <w:sz w:val="20"/>
              </w:rPr>
              <w:t>limited</w:t>
            </w:r>
            <w:r>
              <w:rPr>
                <w:color w:val="4A5467"/>
                <w:spacing w:val="-7"/>
                <w:sz w:val="20"/>
              </w:rPr>
              <w:t xml:space="preserve"> </w:t>
            </w:r>
            <w:r>
              <w:rPr>
                <w:color w:val="4A5467"/>
                <w:sz w:val="20"/>
              </w:rPr>
              <w:t>AI</w:t>
            </w:r>
            <w:r>
              <w:rPr>
                <w:color w:val="4A5467"/>
                <w:spacing w:val="-7"/>
                <w:sz w:val="20"/>
              </w:rPr>
              <w:t xml:space="preserve"> </w:t>
            </w:r>
            <w:r>
              <w:rPr>
                <w:color w:val="4A5467"/>
                <w:sz w:val="20"/>
              </w:rPr>
              <w:t>debate,</w:t>
            </w:r>
            <w:r>
              <w:rPr>
                <w:color w:val="4A5467"/>
                <w:spacing w:val="-7"/>
                <w:sz w:val="20"/>
              </w:rPr>
              <w:t xml:space="preserve"> </w:t>
            </w:r>
            <w:r>
              <w:rPr>
                <w:color w:val="4A5467"/>
                <w:sz w:val="20"/>
              </w:rPr>
              <w:t>seeded</w:t>
            </w:r>
            <w:r>
              <w:rPr>
                <w:color w:val="4A5467"/>
                <w:spacing w:val="-7"/>
                <w:sz w:val="20"/>
              </w:rPr>
              <w:t xml:space="preserve"> </w:t>
            </w:r>
            <w:r>
              <w:rPr>
                <w:color w:val="4A5467"/>
                <w:sz w:val="20"/>
              </w:rPr>
              <w:t>provocations. Depends on upload vs. user-authoring clarification.</w:t>
            </w:r>
          </w:p>
        </w:tc>
      </w:tr>
      <w:tr w:rsidR="009F11CC" w14:paraId="592D52C3" w14:textId="77777777">
        <w:trPr>
          <w:trHeight w:val="940"/>
        </w:trPr>
        <w:tc>
          <w:tcPr>
            <w:tcW w:w="740" w:type="dxa"/>
            <w:shd w:val="clear" w:color="auto" w:fill="F7FAFB"/>
          </w:tcPr>
          <w:p w14:paraId="592D52C0" w14:textId="77777777" w:rsidR="009F11CC" w:rsidRDefault="00A972E5">
            <w:pPr>
              <w:pStyle w:val="TableParagraph"/>
              <w:ind w:left="10"/>
              <w:jc w:val="center"/>
              <w:rPr>
                <w:rFonts w:ascii="Arial"/>
                <w:b/>
                <w:sz w:val="20"/>
              </w:rPr>
            </w:pPr>
            <w:r>
              <w:rPr>
                <w:rFonts w:ascii="Arial"/>
                <w:b/>
                <w:spacing w:val="-10"/>
                <w:sz w:val="20"/>
              </w:rPr>
              <w:t>2</w:t>
            </w:r>
          </w:p>
        </w:tc>
        <w:tc>
          <w:tcPr>
            <w:tcW w:w="3000" w:type="dxa"/>
            <w:shd w:val="clear" w:color="auto" w:fill="F7FAFB"/>
          </w:tcPr>
          <w:p w14:paraId="592D52C1" w14:textId="77777777" w:rsidR="009F11CC" w:rsidRDefault="00A972E5">
            <w:pPr>
              <w:pStyle w:val="TableParagraph"/>
              <w:spacing w:line="249" w:lineRule="auto"/>
              <w:ind w:right="728"/>
              <w:rPr>
                <w:rFonts w:ascii="Arial"/>
                <w:b/>
                <w:sz w:val="20"/>
              </w:rPr>
            </w:pPr>
            <w:r>
              <w:rPr>
                <w:rFonts w:ascii="Arial"/>
                <w:b/>
                <w:color w:val="2D3748"/>
                <w:sz w:val="20"/>
              </w:rPr>
              <w:t>Corpus-relative</w:t>
            </w:r>
            <w:r>
              <w:rPr>
                <w:rFonts w:ascii="Arial"/>
                <w:b/>
                <w:color w:val="2D3748"/>
                <w:spacing w:val="-14"/>
                <w:sz w:val="20"/>
              </w:rPr>
              <w:t xml:space="preserve"> </w:t>
            </w:r>
            <w:r>
              <w:rPr>
                <w:rFonts w:ascii="Arial"/>
                <w:b/>
                <w:color w:val="2D3748"/>
                <w:sz w:val="20"/>
              </w:rPr>
              <w:t xml:space="preserve">depth </w:t>
            </w:r>
            <w:r>
              <w:rPr>
                <w:rFonts w:ascii="Arial"/>
                <w:b/>
                <w:color w:val="2D3748"/>
                <w:spacing w:val="-2"/>
                <w:sz w:val="20"/>
              </w:rPr>
              <w:t>signal</w:t>
            </w:r>
          </w:p>
        </w:tc>
        <w:tc>
          <w:tcPr>
            <w:tcW w:w="5620" w:type="dxa"/>
            <w:shd w:val="clear" w:color="auto" w:fill="F7FAFB"/>
          </w:tcPr>
          <w:p w14:paraId="592D52C2" w14:textId="77777777" w:rsidR="009F11CC" w:rsidRDefault="00A972E5">
            <w:pPr>
              <w:pStyle w:val="TableParagraph"/>
              <w:spacing w:line="312" w:lineRule="auto"/>
              <w:rPr>
                <w:sz w:val="20"/>
              </w:rPr>
            </w:pPr>
            <w:r>
              <w:rPr>
                <w:color w:val="4A5467"/>
                <w:sz w:val="20"/>
              </w:rPr>
              <w:t>Requires</w:t>
            </w:r>
            <w:r>
              <w:rPr>
                <w:color w:val="4A5467"/>
                <w:spacing w:val="-6"/>
                <w:sz w:val="20"/>
              </w:rPr>
              <w:t xml:space="preserve"> </w:t>
            </w:r>
            <w:r>
              <w:rPr>
                <w:color w:val="4A5467"/>
                <w:sz w:val="20"/>
              </w:rPr>
              <w:t>querying</w:t>
            </w:r>
            <w:r>
              <w:rPr>
                <w:color w:val="4A5467"/>
                <w:spacing w:val="-6"/>
                <w:sz w:val="20"/>
              </w:rPr>
              <w:t xml:space="preserve"> </w:t>
            </w:r>
            <w:r>
              <w:rPr>
                <w:color w:val="4A5467"/>
                <w:sz w:val="20"/>
              </w:rPr>
              <w:t>across</w:t>
            </w:r>
            <w:r>
              <w:rPr>
                <w:color w:val="4A5467"/>
                <w:spacing w:val="-6"/>
                <w:sz w:val="20"/>
              </w:rPr>
              <w:t xml:space="preserve"> </w:t>
            </w:r>
            <w:r>
              <w:rPr>
                <w:color w:val="4A5467"/>
                <w:sz w:val="20"/>
              </w:rPr>
              <w:t>historical</w:t>
            </w:r>
            <w:r>
              <w:rPr>
                <w:color w:val="4A5467"/>
                <w:spacing w:val="-6"/>
                <w:sz w:val="20"/>
              </w:rPr>
              <w:t xml:space="preserve"> </w:t>
            </w:r>
            <w:r>
              <w:rPr>
                <w:color w:val="4A5467"/>
                <w:sz w:val="20"/>
              </w:rPr>
              <w:t>responses;</w:t>
            </w:r>
            <w:r>
              <w:rPr>
                <w:color w:val="4A5467"/>
                <w:spacing w:val="-6"/>
                <w:sz w:val="20"/>
              </w:rPr>
              <w:t xml:space="preserve"> </w:t>
            </w:r>
            <w:r>
              <w:rPr>
                <w:color w:val="4A5467"/>
                <w:sz w:val="20"/>
              </w:rPr>
              <w:t>bake</w:t>
            </w:r>
            <w:r>
              <w:rPr>
                <w:color w:val="4A5467"/>
                <w:spacing w:val="-6"/>
                <w:sz w:val="20"/>
              </w:rPr>
              <w:t xml:space="preserve"> </w:t>
            </w:r>
            <w:r>
              <w:rPr>
                <w:color w:val="4A5467"/>
                <w:sz w:val="20"/>
              </w:rPr>
              <w:t>in</w:t>
            </w:r>
            <w:r>
              <w:rPr>
                <w:color w:val="4A5467"/>
                <w:spacing w:val="-6"/>
                <w:sz w:val="20"/>
              </w:rPr>
              <w:t xml:space="preserve"> </w:t>
            </w:r>
            <w:r>
              <w:rPr>
                <w:color w:val="4A5467"/>
                <w:sz w:val="20"/>
              </w:rPr>
              <w:t>the “implied, not stated, mid-module” constraint.</w:t>
            </w:r>
          </w:p>
        </w:tc>
      </w:tr>
      <w:tr w:rsidR="009F11CC" w14:paraId="592D52C7" w14:textId="77777777">
        <w:trPr>
          <w:trHeight w:val="959"/>
        </w:trPr>
        <w:tc>
          <w:tcPr>
            <w:tcW w:w="740" w:type="dxa"/>
          </w:tcPr>
          <w:p w14:paraId="592D52C4" w14:textId="77777777" w:rsidR="009F11CC" w:rsidRDefault="00A972E5">
            <w:pPr>
              <w:pStyle w:val="TableParagraph"/>
              <w:spacing w:before="134"/>
              <w:ind w:left="10"/>
              <w:jc w:val="center"/>
              <w:rPr>
                <w:rFonts w:ascii="Arial"/>
                <w:b/>
                <w:sz w:val="20"/>
              </w:rPr>
            </w:pPr>
            <w:r>
              <w:rPr>
                <w:rFonts w:ascii="Arial"/>
                <w:b/>
                <w:spacing w:val="-10"/>
                <w:sz w:val="20"/>
              </w:rPr>
              <w:t>3</w:t>
            </w:r>
          </w:p>
        </w:tc>
        <w:tc>
          <w:tcPr>
            <w:tcW w:w="3000" w:type="dxa"/>
          </w:tcPr>
          <w:p w14:paraId="592D52C5" w14:textId="77777777" w:rsidR="009F11CC" w:rsidRDefault="00A972E5">
            <w:pPr>
              <w:pStyle w:val="TableParagraph"/>
              <w:spacing w:before="134" w:line="249" w:lineRule="auto"/>
              <w:ind w:right="316"/>
              <w:rPr>
                <w:rFonts w:ascii="Arial"/>
                <w:b/>
                <w:sz w:val="20"/>
              </w:rPr>
            </w:pPr>
            <w:r>
              <w:rPr>
                <w:rFonts w:ascii="Arial"/>
                <w:b/>
                <w:color w:val="2D3748"/>
                <w:sz w:val="20"/>
              </w:rPr>
              <w:t>Keyword-agnostic</w:t>
            </w:r>
            <w:r>
              <w:rPr>
                <w:rFonts w:ascii="Arial"/>
                <w:b/>
                <w:color w:val="2D3748"/>
                <w:spacing w:val="-14"/>
                <w:sz w:val="20"/>
              </w:rPr>
              <w:t xml:space="preserve"> </w:t>
            </w:r>
            <w:r>
              <w:rPr>
                <w:rFonts w:ascii="Arial"/>
                <w:b/>
                <w:color w:val="2D3748"/>
                <w:sz w:val="20"/>
              </w:rPr>
              <w:t xml:space="preserve">answer </w:t>
            </w:r>
            <w:r>
              <w:rPr>
                <w:rFonts w:ascii="Arial"/>
                <w:b/>
                <w:color w:val="2D3748"/>
                <w:spacing w:val="-2"/>
                <w:sz w:val="20"/>
              </w:rPr>
              <w:t>mapping</w:t>
            </w:r>
          </w:p>
        </w:tc>
        <w:tc>
          <w:tcPr>
            <w:tcW w:w="5620" w:type="dxa"/>
          </w:tcPr>
          <w:p w14:paraId="592D52C6" w14:textId="77777777" w:rsidR="009F11CC" w:rsidRDefault="00A972E5">
            <w:pPr>
              <w:pStyle w:val="TableParagraph"/>
              <w:spacing w:before="134" w:line="312" w:lineRule="auto"/>
              <w:ind w:right="255"/>
              <w:rPr>
                <w:sz w:val="20"/>
              </w:rPr>
            </w:pPr>
            <w:r>
              <w:rPr>
                <w:color w:val="4A5467"/>
                <w:sz w:val="20"/>
              </w:rPr>
              <w:t>Map</w:t>
            </w:r>
            <w:r>
              <w:rPr>
                <w:color w:val="4A5467"/>
                <w:spacing w:val="-8"/>
                <w:sz w:val="20"/>
              </w:rPr>
              <w:t xml:space="preserve"> </w:t>
            </w:r>
            <w:r>
              <w:rPr>
                <w:color w:val="4A5467"/>
                <w:sz w:val="20"/>
              </w:rPr>
              <w:t>plain-language</w:t>
            </w:r>
            <w:r>
              <w:rPr>
                <w:color w:val="4A5467"/>
                <w:spacing w:val="-8"/>
                <w:sz w:val="20"/>
              </w:rPr>
              <w:t xml:space="preserve"> </w:t>
            </w:r>
            <w:r>
              <w:rPr>
                <w:color w:val="4A5467"/>
                <w:sz w:val="20"/>
              </w:rPr>
              <w:t>responses</w:t>
            </w:r>
            <w:r>
              <w:rPr>
                <w:color w:val="4A5467"/>
                <w:spacing w:val="-8"/>
                <w:sz w:val="20"/>
              </w:rPr>
              <w:t xml:space="preserve"> </w:t>
            </w:r>
            <w:r>
              <w:rPr>
                <w:color w:val="4A5467"/>
                <w:sz w:val="20"/>
              </w:rPr>
              <w:t>back</w:t>
            </w:r>
            <w:r>
              <w:rPr>
                <w:color w:val="4A5467"/>
                <w:spacing w:val="-8"/>
                <w:sz w:val="20"/>
              </w:rPr>
              <w:t xml:space="preserve"> </w:t>
            </w:r>
            <w:r>
              <w:rPr>
                <w:color w:val="4A5467"/>
                <w:sz w:val="20"/>
              </w:rPr>
              <w:t>to</w:t>
            </w:r>
            <w:r>
              <w:rPr>
                <w:color w:val="4A5467"/>
                <w:spacing w:val="-8"/>
                <w:sz w:val="20"/>
              </w:rPr>
              <w:t xml:space="preserve"> </w:t>
            </w:r>
            <w:r>
              <w:rPr>
                <w:color w:val="4A5467"/>
                <w:sz w:val="20"/>
              </w:rPr>
              <w:t>framework concepts without terminology bias.</w:t>
            </w:r>
          </w:p>
        </w:tc>
      </w:tr>
      <w:tr w:rsidR="009F11CC" w14:paraId="592D52CB" w14:textId="77777777">
        <w:trPr>
          <w:trHeight w:val="840"/>
        </w:trPr>
        <w:tc>
          <w:tcPr>
            <w:tcW w:w="740" w:type="dxa"/>
            <w:shd w:val="clear" w:color="auto" w:fill="F7FAFB"/>
          </w:tcPr>
          <w:p w14:paraId="592D52C8" w14:textId="77777777" w:rsidR="009F11CC" w:rsidRDefault="00A972E5">
            <w:pPr>
              <w:pStyle w:val="TableParagraph"/>
              <w:spacing w:before="129"/>
              <w:ind w:left="10"/>
              <w:jc w:val="center"/>
              <w:rPr>
                <w:rFonts w:ascii="Arial"/>
                <w:b/>
                <w:sz w:val="20"/>
              </w:rPr>
            </w:pPr>
            <w:r>
              <w:rPr>
                <w:rFonts w:ascii="Arial"/>
                <w:b/>
                <w:spacing w:val="-10"/>
                <w:sz w:val="20"/>
              </w:rPr>
              <w:t>4</w:t>
            </w:r>
          </w:p>
        </w:tc>
        <w:tc>
          <w:tcPr>
            <w:tcW w:w="3000" w:type="dxa"/>
            <w:shd w:val="clear" w:color="auto" w:fill="F7FAFB"/>
          </w:tcPr>
          <w:p w14:paraId="592D52C9" w14:textId="77777777" w:rsidR="009F11CC" w:rsidRDefault="00A972E5">
            <w:pPr>
              <w:pStyle w:val="TableParagraph"/>
              <w:spacing w:before="129" w:line="249" w:lineRule="auto"/>
              <w:ind w:right="728"/>
              <w:rPr>
                <w:rFonts w:ascii="Arial"/>
                <w:b/>
                <w:sz w:val="20"/>
              </w:rPr>
            </w:pPr>
            <w:r>
              <w:rPr>
                <w:rFonts w:ascii="Arial"/>
                <w:b/>
                <w:color w:val="2D3748"/>
                <w:spacing w:val="-2"/>
                <w:sz w:val="20"/>
              </w:rPr>
              <w:t>Start/Stop/Continue reflection</w:t>
            </w:r>
          </w:p>
        </w:tc>
        <w:tc>
          <w:tcPr>
            <w:tcW w:w="5620" w:type="dxa"/>
            <w:shd w:val="clear" w:color="auto" w:fill="F7FAFB"/>
          </w:tcPr>
          <w:p w14:paraId="592D52CA" w14:textId="77777777" w:rsidR="009F11CC" w:rsidRDefault="00A972E5">
            <w:pPr>
              <w:pStyle w:val="TableParagraph"/>
              <w:spacing w:before="129"/>
              <w:rPr>
                <w:sz w:val="20"/>
              </w:rPr>
            </w:pPr>
            <w:r>
              <w:rPr>
                <w:color w:val="4A5467"/>
                <w:sz w:val="20"/>
              </w:rPr>
              <w:t>Module</w:t>
            </w:r>
            <w:r>
              <w:rPr>
                <w:color w:val="4A5467"/>
                <w:spacing w:val="-11"/>
                <w:sz w:val="20"/>
              </w:rPr>
              <w:t xml:space="preserve"> </w:t>
            </w:r>
            <w:r>
              <w:rPr>
                <w:color w:val="4A5467"/>
                <w:sz w:val="20"/>
              </w:rPr>
              <w:t>completion</w:t>
            </w:r>
            <w:r>
              <w:rPr>
                <w:color w:val="4A5467"/>
                <w:spacing w:val="-10"/>
                <w:sz w:val="20"/>
              </w:rPr>
              <w:t xml:space="preserve"> </w:t>
            </w:r>
            <w:r>
              <w:rPr>
                <w:color w:val="4A5467"/>
                <w:sz w:val="20"/>
              </w:rPr>
              <w:t>self-reflection</w:t>
            </w:r>
            <w:r>
              <w:rPr>
                <w:color w:val="4A5467"/>
                <w:spacing w:val="-10"/>
                <w:sz w:val="20"/>
              </w:rPr>
              <w:t xml:space="preserve"> </w:t>
            </w:r>
            <w:r>
              <w:rPr>
                <w:color w:val="4A5467"/>
                <w:spacing w:val="-2"/>
                <w:sz w:val="20"/>
              </w:rPr>
              <w:t>framework.</w:t>
            </w:r>
          </w:p>
        </w:tc>
      </w:tr>
      <w:tr w:rsidR="009F11CC" w14:paraId="592D52CF" w14:textId="77777777">
        <w:trPr>
          <w:trHeight w:val="659"/>
        </w:trPr>
        <w:tc>
          <w:tcPr>
            <w:tcW w:w="740" w:type="dxa"/>
          </w:tcPr>
          <w:p w14:paraId="592D52CC" w14:textId="77777777" w:rsidR="009F11CC" w:rsidRDefault="00A972E5">
            <w:pPr>
              <w:pStyle w:val="TableParagraph"/>
              <w:spacing w:before="124"/>
              <w:ind w:left="10"/>
              <w:jc w:val="center"/>
              <w:rPr>
                <w:rFonts w:ascii="Arial"/>
                <w:b/>
                <w:sz w:val="20"/>
              </w:rPr>
            </w:pPr>
            <w:r>
              <w:rPr>
                <w:rFonts w:ascii="Arial"/>
                <w:b/>
                <w:spacing w:val="-10"/>
                <w:sz w:val="20"/>
              </w:rPr>
              <w:t>5</w:t>
            </w:r>
          </w:p>
        </w:tc>
        <w:tc>
          <w:tcPr>
            <w:tcW w:w="3000" w:type="dxa"/>
          </w:tcPr>
          <w:p w14:paraId="592D52CD" w14:textId="77777777" w:rsidR="009F11CC" w:rsidRDefault="00A972E5">
            <w:pPr>
              <w:pStyle w:val="TableParagraph"/>
              <w:spacing w:before="124"/>
              <w:rPr>
                <w:rFonts w:ascii="Arial"/>
                <w:b/>
                <w:sz w:val="20"/>
              </w:rPr>
            </w:pPr>
            <w:r>
              <w:rPr>
                <w:rFonts w:ascii="Arial"/>
                <w:b/>
                <w:color w:val="2D3748"/>
                <w:sz w:val="20"/>
              </w:rPr>
              <w:t>Human</w:t>
            </w:r>
            <w:r>
              <w:rPr>
                <w:rFonts w:ascii="Arial"/>
                <w:b/>
                <w:color w:val="2D3748"/>
                <w:spacing w:val="-8"/>
                <w:sz w:val="20"/>
              </w:rPr>
              <w:t xml:space="preserve"> </w:t>
            </w:r>
            <w:r>
              <w:rPr>
                <w:rFonts w:ascii="Arial"/>
                <w:b/>
                <w:color w:val="2D3748"/>
                <w:sz w:val="20"/>
              </w:rPr>
              <w:t>escalation</w:t>
            </w:r>
            <w:r>
              <w:rPr>
                <w:rFonts w:ascii="Arial"/>
                <w:b/>
                <w:color w:val="2D3748"/>
                <w:spacing w:val="-7"/>
                <w:sz w:val="20"/>
              </w:rPr>
              <w:t xml:space="preserve"> </w:t>
            </w:r>
            <w:r>
              <w:rPr>
                <w:rFonts w:ascii="Arial"/>
                <w:b/>
                <w:color w:val="2D3748"/>
                <w:spacing w:val="-4"/>
                <w:sz w:val="20"/>
              </w:rPr>
              <w:t>path</w:t>
            </w:r>
          </w:p>
        </w:tc>
        <w:tc>
          <w:tcPr>
            <w:tcW w:w="5620" w:type="dxa"/>
          </w:tcPr>
          <w:p w14:paraId="592D52CE" w14:textId="77777777" w:rsidR="009F11CC" w:rsidRDefault="00A972E5">
            <w:pPr>
              <w:pStyle w:val="TableParagraph"/>
              <w:spacing w:before="124"/>
              <w:rPr>
                <w:sz w:val="20"/>
              </w:rPr>
            </w:pPr>
            <w:r>
              <w:rPr>
                <w:color w:val="4A5467"/>
                <w:sz w:val="20"/>
              </w:rPr>
              <w:t>~20-minute</w:t>
            </w:r>
            <w:r>
              <w:rPr>
                <w:color w:val="4A5467"/>
                <w:spacing w:val="-9"/>
                <w:sz w:val="20"/>
              </w:rPr>
              <w:t xml:space="preserve"> </w:t>
            </w:r>
            <w:r>
              <w:rPr>
                <w:color w:val="4A5467"/>
                <w:sz w:val="20"/>
              </w:rPr>
              <w:t>consultant</w:t>
            </w:r>
            <w:r>
              <w:rPr>
                <w:color w:val="4A5467"/>
                <w:spacing w:val="-8"/>
                <w:sz w:val="20"/>
              </w:rPr>
              <w:t xml:space="preserve"> </w:t>
            </w:r>
            <w:r>
              <w:rPr>
                <w:color w:val="4A5467"/>
                <w:sz w:val="20"/>
              </w:rPr>
              <w:t>touchpoint</w:t>
            </w:r>
            <w:r>
              <w:rPr>
                <w:color w:val="4A5467"/>
                <w:spacing w:val="-8"/>
                <w:sz w:val="20"/>
              </w:rPr>
              <w:t xml:space="preserve"> </w:t>
            </w:r>
            <w:r>
              <w:rPr>
                <w:color w:val="4A5467"/>
                <w:sz w:val="20"/>
              </w:rPr>
              <w:t>reserved</w:t>
            </w:r>
            <w:r>
              <w:rPr>
                <w:color w:val="4A5467"/>
                <w:spacing w:val="-8"/>
                <w:sz w:val="20"/>
              </w:rPr>
              <w:t xml:space="preserve"> </w:t>
            </w:r>
            <w:r>
              <w:rPr>
                <w:color w:val="4A5467"/>
                <w:sz w:val="20"/>
              </w:rPr>
              <w:t>for</w:t>
            </w:r>
            <w:r>
              <w:rPr>
                <w:color w:val="4A5467"/>
                <w:spacing w:val="-8"/>
                <w:sz w:val="20"/>
              </w:rPr>
              <w:t xml:space="preserve"> </w:t>
            </w:r>
            <w:r>
              <w:rPr>
                <w:color w:val="4A5467"/>
                <w:spacing w:val="-2"/>
                <w:sz w:val="20"/>
              </w:rPr>
              <w:t>exceptions.</w:t>
            </w:r>
          </w:p>
        </w:tc>
      </w:tr>
      <w:tr w:rsidR="009F11CC" w14:paraId="592D52D3" w14:textId="77777777">
        <w:trPr>
          <w:trHeight w:val="940"/>
        </w:trPr>
        <w:tc>
          <w:tcPr>
            <w:tcW w:w="740" w:type="dxa"/>
            <w:shd w:val="clear" w:color="auto" w:fill="F7FAFB"/>
          </w:tcPr>
          <w:p w14:paraId="592D52D0" w14:textId="77777777" w:rsidR="009F11CC" w:rsidRDefault="00A972E5">
            <w:pPr>
              <w:pStyle w:val="TableParagraph"/>
              <w:ind w:left="10"/>
              <w:jc w:val="center"/>
              <w:rPr>
                <w:rFonts w:ascii="Arial"/>
                <w:b/>
                <w:sz w:val="20"/>
              </w:rPr>
            </w:pPr>
            <w:r>
              <w:rPr>
                <w:rFonts w:ascii="Arial"/>
                <w:b/>
                <w:spacing w:val="-10"/>
                <w:sz w:val="20"/>
              </w:rPr>
              <w:t>6</w:t>
            </w:r>
          </w:p>
        </w:tc>
        <w:tc>
          <w:tcPr>
            <w:tcW w:w="3000" w:type="dxa"/>
            <w:shd w:val="clear" w:color="auto" w:fill="F7FAFB"/>
          </w:tcPr>
          <w:p w14:paraId="592D52D1" w14:textId="77777777" w:rsidR="009F11CC" w:rsidRDefault="00A972E5">
            <w:pPr>
              <w:pStyle w:val="TableParagraph"/>
              <w:rPr>
                <w:rFonts w:ascii="Arial"/>
                <w:b/>
                <w:sz w:val="20"/>
              </w:rPr>
            </w:pPr>
            <w:r>
              <w:rPr>
                <w:rFonts w:ascii="Arial"/>
                <w:b/>
                <w:color w:val="2D3748"/>
                <w:spacing w:val="-2"/>
                <w:sz w:val="20"/>
              </w:rPr>
              <w:t>Compound-question</w:t>
            </w:r>
            <w:r>
              <w:rPr>
                <w:rFonts w:ascii="Arial"/>
                <w:b/>
                <w:color w:val="2D3748"/>
                <w:spacing w:val="17"/>
                <w:sz w:val="20"/>
              </w:rPr>
              <w:t xml:space="preserve"> </w:t>
            </w:r>
            <w:r>
              <w:rPr>
                <w:rFonts w:ascii="Arial"/>
                <w:b/>
                <w:color w:val="2D3748"/>
                <w:spacing w:val="-4"/>
                <w:sz w:val="20"/>
              </w:rPr>
              <w:t>audit</w:t>
            </w:r>
          </w:p>
        </w:tc>
        <w:tc>
          <w:tcPr>
            <w:tcW w:w="5620" w:type="dxa"/>
            <w:shd w:val="clear" w:color="auto" w:fill="F7FAFB"/>
          </w:tcPr>
          <w:p w14:paraId="592D52D2" w14:textId="77777777" w:rsidR="009F11CC" w:rsidRDefault="00A972E5">
            <w:pPr>
              <w:pStyle w:val="TableParagraph"/>
              <w:spacing w:line="312" w:lineRule="auto"/>
              <w:rPr>
                <w:sz w:val="20"/>
              </w:rPr>
            </w:pPr>
            <w:r>
              <w:rPr>
                <w:color w:val="4A5467"/>
                <w:sz w:val="20"/>
              </w:rPr>
              <w:t>Decompose</w:t>
            </w:r>
            <w:r>
              <w:rPr>
                <w:color w:val="4A5467"/>
                <w:spacing w:val="-8"/>
                <w:sz w:val="20"/>
              </w:rPr>
              <w:t xml:space="preserve"> </w:t>
            </w:r>
            <w:r>
              <w:rPr>
                <w:color w:val="4A5467"/>
                <w:sz w:val="20"/>
              </w:rPr>
              <w:t>two-part</w:t>
            </w:r>
            <w:r>
              <w:rPr>
                <w:color w:val="4A5467"/>
                <w:spacing w:val="-8"/>
                <w:sz w:val="20"/>
              </w:rPr>
              <w:t xml:space="preserve"> </w:t>
            </w:r>
            <w:r>
              <w:rPr>
                <w:color w:val="4A5467"/>
                <w:sz w:val="20"/>
              </w:rPr>
              <w:t>questions</w:t>
            </w:r>
            <w:r>
              <w:rPr>
                <w:color w:val="4A5467"/>
                <w:spacing w:val="-8"/>
                <w:sz w:val="20"/>
              </w:rPr>
              <w:t xml:space="preserve"> </w:t>
            </w:r>
            <w:r>
              <w:rPr>
                <w:color w:val="4A5467"/>
                <w:sz w:val="20"/>
              </w:rPr>
              <w:t>into</w:t>
            </w:r>
            <w:r>
              <w:rPr>
                <w:color w:val="4A5467"/>
                <w:spacing w:val="-8"/>
                <w:sz w:val="20"/>
              </w:rPr>
              <w:t xml:space="preserve"> </w:t>
            </w:r>
            <w:r>
              <w:rPr>
                <w:color w:val="4A5467"/>
                <w:sz w:val="20"/>
              </w:rPr>
              <w:t>sequential,</w:t>
            </w:r>
            <w:r>
              <w:rPr>
                <w:color w:val="4A5467"/>
                <w:spacing w:val="-8"/>
                <w:sz w:val="20"/>
              </w:rPr>
              <w:t xml:space="preserve"> </w:t>
            </w:r>
            <w:r>
              <w:rPr>
                <w:color w:val="4A5467"/>
                <w:sz w:val="20"/>
              </w:rPr>
              <w:t>single-idea steps in the seeded Brand Compass.</w:t>
            </w:r>
          </w:p>
        </w:tc>
      </w:tr>
      <w:tr w:rsidR="009F11CC" w14:paraId="592D52D7" w14:textId="77777777">
        <w:trPr>
          <w:trHeight w:val="600"/>
        </w:trPr>
        <w:tc>
          <w:tcPr>
            <w:tcW w:w="740" w:type="dxa"/>
          </w:tcPr>
          <w:p w14:paraId="592D52D4" w14:textId="77777777" w:rsidR="009F11CC" w:rsidRDefault="00A972E5">
            <w:pPr>
              <w:pStyle w:val="TableParagraph"/>
              <w:spacing w:before="134"/>
              <w:ind w:left="10"/>
              <w:jc w:val="center"/>
              <w:rPr>
                <w:rFonts w:ascii="Arial"/>
                <w:b/>
                <w:sz w:val="20"/>
              </w:rPr>
            </w:pPr>
            <w:r>
              <w:rPr>
                <w:rFonts w:ascii="Arial"/>
                <w:b/>
                <w:spacing w:val="-10"/>
                <w:sz w:val="20"/>
              </w:rPr>
              <w:t>7</w:t>
            </w:r>
          </w:p>
        </w:tc>
        <w:tc>
          <w:tcPr>
            <w:tcW w:w="3000" w:type="dxa"/>
          </w:tcPr>
          <w:p w14:paraId="592D52D5" w14:textId="77777777" w:rsidR="009F11CC" w:rsidRDefault="00A972E5">
            <w:pPr>
              <w:pStyle w:val="TableParagraph"/>
              <w:spacing w:before="134"/>
              <w:rPr>
                <w:rFonts w:ascii="Arial"/>
                <w:b/>
                <w:sz w:val="20"/>
              </w:rPr>
            </w:pPr>
            <w:r>
              <w:rPr>
                <w:rFonts w:ascii="Arial"/>
                <w:b/>
                <w:color w:val="2D3748"/>
                <w:spacing w:val="-2"/>
                <w:sz w:val="20"/>
              </w:rPr>
              <w:t>Evidence-pushback</w:t>
            </w:r>
            <w:r>
              <w:rPr>
                <w:rFonts w:ascii="Arial"/>
                <w:b/>
                <w:color w:val="2D3748"/>
                <w:spacing w:val="17"/>
                <w:sz w:val="20"/>
              </w:rPr>
              <w:t xml:space="preserve"> </w:t>
            </w:r>
            <w:r>
              <w:rPr>
                <w:rFonts w:ascii="Arial"/>
                <w:b/>
                <w:color w:val="2D3748"/>
                <w:spacing w:val="-4"/>
                <w:sz w:val="20"/>
              </w:rPr>
              <w:t>check</w:t>
            </w:r>
          </w:p>
        </w:tc>
        <w:tc>
          <w:tcPr>
            <w:tcW w:w="5620" w:type="dxa"/>
          </w:tcPr>
          <w:p w14:paraId="592D52D6" w14:textId="77777777" w:rsidR="009F11CC" w:rsidRDefault="00A972E5">
            <w:pPr>
              <w:pStyle w:val="TableParagraph"/>
              <w:spacing w:before="134"/>
              <w:rPr>
                <w:sz w:val="20"/>
              </w:rPr>
            </w:pPr>
            <w:r>
              <w:rPr>
                <w:color w:val="4A5467"/>
                <w:sz w:val="20"/>
              </w:rPr>
              <w:t>Challenge</w:t>
            </w:r>
            <w:r>
              <w:rPr>
                <w:color w:val="4A5467"/>
                <w:spacing w:val="-11"/>
                <w:sz w:val="20"/>
              </w:rPr>
              <w:t xml:space="preserve"> </w:t>
            </w:r>
            <w:r>
              <w:rPr>
                <w:color w:val="4A5467"/>
                <w:sz w:val="20"/>
              </w:rPr>
              <w:t>organizational</w:t>
            </w:r>
            <w:r>
              <w:rPr>
                <w:color w:val="4A5467"/>
                <w:spacing w:val="-10"/>
                <w:sz w:val="20"/>
              </w:rPr>
              <w:t xml:space="preserve"> </w:t>
            </w:r>
            <w:r>
              <w:rPr>
                <w:color w:val="4A5467"/>
                <w:sz w:val="20"/>
              </w:rPr>
              <w:t>claims</w:t>
            </w:r>
            <w:r>
              <w:rPr>
                <w:color w:val="4A5467"/>
                <w:spacing w:val="-10"/>
                <w:sz w:val="20"/>
              </w:rPr>
              <w:t xml:space="preserve"> </w:t>
            </w:r>
            <w:r>
              <w:rPr>
                <w:color w:val="4A5467"/>
                <w:sz w:val="20"/>
              </w:rPr>
              <w:t>with</w:t>
            </w:r>
            <w:r>
              <w:rPr>
                <w:color w:val="4A5467"/>
                <w:spacing w:val="-10"/>
                <w:sz w:val="20"/>
              </w:rPr>
              <w:t xml:space="preserve"> </w:t>
            </w:r>
            <w:r>
              <w:rPr>
                <w:color w:val="4A5467"/>
                <w:sz w:val="20"/>
              </w:rPr>
              <w:t>differentiation</w:t>
            </w:r>
            <w:r>
              <w:rPr>
                <w:color w:val="4A5467"/>
                <w:spacing w:val="-10"/>
                <w:sz w:val="20"/>
              </w:rPr>
              <w:t xml:space="preserve"> </w:t>
            </w:r>
            <w:r>
              <w:rPr>
                <w:color w:val="4A5467"/>
                <w:spacing w:val="-5"/>
                <w:sz w:val="20"/>
              </w:rPr>
              <w:t>and</w:t>
            </w:r>
          </w:p>
        </w:tc>
      </w:tr>
    </w:tbl>
    <w:p w14:paraId="592D52D8" w14:textId="77777777" w:rsidR="009F11CC" w:rsidRDefault="009F11CC">
      <w:pPr>
        <w:pStyle w:val="TableParagraph"/>
        <w:rPr>
          <w:sz w:val="20"/>
        </w:rPr>
        <w:sectPr w:rsidR="009F11CC">
          <w:pgSz w:w="12240" w:h="15840"/>
          <w:pgMar w:top="1620" w:right="1080" w:bottom="1353" w:left="1440" w:header="720" w:footer="720" w:gutter="0"/>
          <w:cols w:space="720"/>
        </w:sectPr>
      </w:pPr>
    </w:p>
    <w:tbl>
      <w:tblPr>
        <w:tblW w:w="0" w:type="auto"/>
        <w:tblInd w:w="10" w:type="dxa"/>
        <w:tblBorders>
          <w:top w:val="single" w:sz="8" w:space="0" w:color="E2E7F0"/>
          <w:left w:val="single" w:sz="8" w:space="0" w:color="E2E7F0"/>
          <w:bottom w:val="single" w:sz="8" w:space="0" w:color="E2E7F0"/>
          <w:right w:val="single" w:sz="8" w:space="0" w:color="E2E7F0"/>
          <w:insideH w:val="single" w:sz="8" w:space="0" w:color="E2E7F0"/>
          <w:insideV w:val="single" w:sz="8" w:space="0" w:color="E2E7F0"/>
        </w:tblBorders>
        <w:tblLayout w:type="fixed"/>
        <w:tblCellMar>
          <w:left w:w="0" w:type="dxa"/>
          <w:right w:w="0" w:type="dxa"/>
        </w:tblCellMar>
        <w:tblLook w:val="01E0" w:firstRow="1" w:lastRow="1" w:firstColumn="1" w:lastColumn="1" w:noHBand="0" w:noVBand="0"/>
      </w:tblPr>
      <w:tblGrid>
        <w:gridCol w:w="740"/>
        <w:gridCol w:w="3000"/>
        <w:gridCol w:w="5620"/>
      </w:tblGrid>
      <w:tr w:rsidR="009F11CC" w14:paraId="592D52DC" w14:textId="77777777">
        <w:trPr>
          <w:trHeight w:val="820"/>
        </w:trPr>
        <w:tc>
          <w:tcPr>
            <w:tcW w:w="740" w:type="dxa"/>
            <w:shd w:val="clear" w:color="auto" w:fill="ECF1F6"/>
          </w:tcPr>
          <w:p w14:paraId="592D52D9" w14:textId="77777777" w:rsidR="009F11CC" w:rsidRDefault="00A972E5">
            <w:pPr>
              <w:pStyle w:val="TableParagraph"/>
              <w:ind w:left="10"/>
              <w:jc w:val="center"/>
              <w:rPr>
                <w:rFonts w:ascii="Arial"/>
                <w:b/>
                <w:sz w:val="20"/>
              </w:rPr>
            </w:pPr>
            <w:r>
              <w:rPr>
                <w:rFonts w:ascii="Arial"/>
                <w:b/>
                <w:color w:val="2D3748"/>
                <w:spacing w:val="-10"/>
                <w:sz w:val="20"/>
              </w:rPr>
              <w:t>#</w:t>
            </w:r>
          </w:p>
        </w:tc>
        <w:tc>
          <w:tcPr>
            <w:tcW w:w="3000" w:type="dxa"/>
            <w:shd w:val="clear" w:color="auto" w:fill="ECF1F6"/>
          </w:tcPr>
          <w:p w14:paraId="592D52DA" w14:textId="77777777" w:rsidR="009F11CC" w:rsidRDefault="00A972E5">
            <w:pPr>
              <w:pStyle w:val="TableParagraph"/>
              <w:rPr>
                <w:rFonts w:ascii="Arial"/>
                <w:b/>
                <w:sz w:val="20"/>
              </w:rPr>
            </w:pPr>
            <w:r>
              <w:rPr>
                <w:rFonts w:ascii="Arial"/>
                <w:b/>
                <w:color w:val="2D3748"/>
                <w:spacing w:val="-4"/>
                <w:sz w:val="20"/>
              </w:rPr>
              <w:t>Item</w:t>
            </w:r>
          </w:p>
        </w:tc>
        <w:tc>
          <w:tcPr>
            <w:tcW w:w="5620" w:type="dxa"/>
            <w:shd w:val="clear" w:color="auto" w:fill="ECF1F6"/>
          </w:tcPr>
          <w:p w14:paraId="592D52DB" w14:textId="77777777" w:rsidR="009F11CC" w:rsidRDefault="00A972E5">
            <w:pPr>
              <w:pStyle w:val="TableParagraph"/>
              <w:rPr>
                <w:rFonts w:ascii="Arial"/>
                <w:b/>
                <w:sz w:val="20"/>
              </w:rPr>
            </w:pPr>
            <w:r>
              <w:rPr>
                <w:rFonts w:ascii="Arial"/>
                <w:b/>
                <w:color w:val="2D3748"/>
                <w:sz w:val="20"/>
              </w:rPr>
              <w:t>Dependency</w:t>
            </w:r>
            <w:r>
              <w:rPr>
                <w:rFonts w:ascii="Arial"/>
                <w:b/>
                <w:color w:val="2D3748"/>
                <w:spacing w:val="-6"/>
                <w:sz w:val="20"/>
              </w:rPr>
              <w:t xml:space="preserve"> </w:t>
            </w:r>
            <w:r>
              <w:rPr>
                <w:rFonts w:ascii="Arial"/>
                <w:b/>
                <w:color w:val="2D3748"/>
                <w:sz w:val="20"/>
              </w:rPr>
              <w:t>&amp;</w:t>
            </w:r>
            <w:r>
              <w:rPr>
                <w:rFonts w:ascii="Arial"/>
                <w:b/>
                <w:color w:val="2D3748"/>
                <w:spacing w:val="-5"/>
                <w:sz w:val="20"/>
              </w:rPr>
              <w:t xml:space="preserve"> </w:t>
            </w:r>
            <w:r>
              <w:rPr>
                <w:rFonts w:ascii="Arial"/>
                <w:b/>
                <w:color w:val="2D3748"/>
                <w:sz w:val="20"/>
              </w:rPr>
              <w:t>Scope</w:t>
            </w:r>
            <w:r>
              <w:rPr>
                <w:rFonts w:ascii="Arial"/>
                <w:b/>
                <w:color w:val="2D3748"/>
                <w:spacing w:val="-5"/>
                <w:sz w:val="20"/>
              </w:rPr>
              <w:t xml:space="preserve"> </w:t>
            </w:r>
            <w:r>
              <w:rPr>
                <w:rFonts w:ascii="Arial"/>
                <w:b/>
                <w:color w:val="2D3748"/>
                <w:spacing w:val="-2"/>
                <w:sz w:val="20"/>
              </w:rPr>
              <w:t>Details</w:t>
            </w:r>
          </w:p>
        </w:tc>
      </w:tr>
      <w:tr w:rsidR="009F11CC" w14:paraId="592D52E0" w14:textId="77777777">
        <w:trPr>
          <w:trHeight w:val="659"/>
        </w:trPr>
        <w:tc>
          <w:tcPr>
            <w:tcW w:w="740" w:type="dxa"/>
          </w:tcPr>
          <w:p w14:paraId="592D52DD" w14:textId="77777777" w:rsidR="009F11CC" w:rsidRDefault="009F11CC">
            <w:pPr>
              <w:pStyle w:val="TableParagraph"/>
              <w:spacing w:before="0"/>
              <w:ind w:left="0"/>
              <w:rPr>
                <w:rFonts w:ascii="Times New Roman"/>
                <w:sz w:val="20"/>
              </w:rPr>
            </w:pPr>
          </w:p>
        </w:tc>
        <w:tc>
          <w:tcPr>
            <w:tcW w:w="3000" w:type="dxa"/>
          </w:tcPr>
          <w:p w14:paraId="592D52DE" w14:textId="77777777" w:rsidR="009F11CC" w:rsidRDefault="009F11CC">
            <w:pPr>
              <w:pStyle w:val="TableParagraph"/>
              <w:spacing w:before="0"/>
              <w:ind w:left="0"/>
              <w:rPr>
                <w:rFonts w:ascii="Times New Roman"/>
                <w:sz w:val="20"/>
              </w:rPr>
            </w:pPr>
          </w:p>
        </w:tc>
        <w:tc>
          <w:tcPr>
            <w:tcW w:w="5620" w:type="dxa"/>
          </w:tcPr>
          <w:p w14:paraId="592D52DF" w14:textId="77777777" w:rsidR="009F11CC" w:rsidRDefault="00A972E5">
            <w:pPr>
              <w:pStyle w:val="TableParagraph"/>
              <w:spacing w:before="134"/>
              <w:rPr>
                <w:sz w:val="20"/>
              </w:rPr>
            </w:pPr>
            <w:r>
              <w:rPr>
                <w:color w:val="4A5467"/>
                <w:sz w:val="20"/>
              </w:rPr>
              <w:t>evidence</w:t>
            </w:r>
            <w:r>
              <w:rPr>
                <w:color w:val="4A5467"/>
                <w:spacing w:val="-9"/>
                <w:sz w:val="20"/>
              </w:rPr>
              <w:t xml:space="preserve"> </w:t>
            </w:r>
            <w:r>
              <w:rPr>
                <w:color w:val="4A5467"/>
                <w:sz w:val="20"/>
              </w:rPr>
              <w:t>demands;</w:t>
            </w:r>
            <w:r>
              <w:rPr>
                <w:color w:val="4A5467"/>
                <w:spacing w:val="-8"/>
                <w:sz w:val="20"/>
              </w:rPr>
              <w:t xml:space="preserve"> </w:t>
            </w:r>
            <w:r>
              <w:rPr>
                <w:color w:val="4A5467"/>
                <w:sz w:val="20"/>
              </w:rPr>
              <w:t>scope</w:t>
            </w:r>
            <w:r>
              <w:rPr>
                <w:color w:val="4A5467"/>
                <w:spacing w:val="-8"/>
                <w:sz w:val="20"/>
              </w:rPr>
              <w:t xml:space="preserve"> </w:t>
            </w:r>
            <w:r>
              <w:rPr>
                <w:color w:val="4A5467"/>
                <w:sz w:val="20"/>
              </w:rPr>
              <w:t>against</w:t>
            </w:r>
            <w:r>
              <w:rPr>
                <w:color w:val="4A5467"/>
                <w:spacing w:val="-8"/>
                <w:sz w:val="20"/>
              </w:rPr>
              <w:t xml:space="preserve"> </w:t>
            </w:r>
            <w:r>
              <w:rPr>
                <w:color w:val="4A5467"/>
                <w:sz w:val="20"/>
              </w:rPr>
              <w:t>actionability</w:t>
            </w:r>
            <w:r>
              <w:rPr>
                <w:color w:val="4A5467"/>
                <w:spacing w:val="-8"/>
                <w:sz w:val="20"/>
              </w:rPr>
              <w:t xml:space="preserve"> </w:t>
            </w:r>
            <w:r>
              <w:rPr>
                <w:color w:val="4A5467"/>
                <w:spacing w:val="-2"/>
                <w:sz w:val="20"/>
              </w:rPr>
              <w:t>check.</w:t>
            </w:r>
          </w:p>
        </w:tc>
      </w:tr>
      <w:tr w:rsidR="009F11CC" w14:paraId="592D52E4" w14:textId="77777777">
        <w:trPr>
          <w:trHeight w:val="959"/>
        </w:trPr>
        <w:tc>
          <w:tcPr>
            <w:tcW w:w="740" w:type="dxa"/>
            <w:shd w:val="clear" w:color="auto" w:fill="F7FAFB"/>
          </w:tcPr>
          <w:p w14:paraId="592D52E1" w14:textId="77777777" w:rsidR="009F11CC" w:rsidRDefault="00A972E5">
            <w:pPr>
              <w:pStyle w:val="TableParagraph"/>
              <w:spacing w:before="129"/>
              <w:ind w:left="10"/>
              <w:jc w:val="center"/>
              <w:rPr>
                <w:rFonts w:ascii="Arial"/>
                <w:b/>
                <w:sz w:val="20"/>
              </w:rPr>
            </w:pPr>
            <w:r>
              <w:rPr>
                <w:rFonts w:ascii="Arial"/>
                <w:b/>
                <w:spacing w:val="-10"/>
                <w:sz w:val="20"/>
              </w:rPr>
              <w:t>8</w:t>
            </w:r>
          </w:p>
        </w:tc>
        <w:tc>
          <w:tcPr>
            <w:tcW w:w="3000" w:type="dxa"/>
            <w:shd w:val="clear" w:color="auto" w:fill="F7FAFB"/>
          </w:tcPr>
          <w:p w14:paraId="592D52E2" w14:textId="77777777" w:rsidR="009F11CC" w:rsidRDefault="00A972E5">
            <w:pPr>
              <w:pStyle w:val="TableParagraph"/>
              <w:spacing w:before="129" w:line="249" w:lineRule="auto"/>
              <w:ind w:right="772"/>
              <w:rPr>
                <w:rFonts w:ascii="Arial"/>
                <w:b/>
                <w:sz w:val="20"/>
              </w:rPr>
            </w:pPr>
            <w:r>
              <w:rPr>
                <w:rFonts w:ascii="Arial"/>
                <w:b/>
                <w:color w:val="2D3748"/>
                <w:sz w:val="20"/>
              </w:rPr>
              <w:t>Public-data</w:t>
            </w:r>
            <w:r>
              <w:rPr>
                <w:rFonts w:ascii="Arial"/>
                <w:b/>
                <w:color w:val="2D3748"/>
                <w:spacing w:val="-14"/>
                <w:sz w:val="20"/>
              </w:rPr>
              <w:t xml:space="preserve"> </w:t>
            </w:r>
            <w:r>
              <w:rPr>
                <w:rFonts w:ascii="Arial"/>
                <w:b/>
                <w:color w:val="2D3748"/>
                <w:sz w:val="20"/>
              </w:rPr>
              <w:t xml:space="preserve">ingestion </w:t>
            </w:r>
            <w:r>
              <w:rPr>
                <w:rFonts w:ascii="Arial"/>
                <w:b/>
                <w:color w:val="2D3748"/>
                <w:spacing w:val="-2"/>
                <w:sz w:val="20"/>
              </w:rPr>
              <w:t>mechanism</w:t>
            </w:r>
          </w:p>
        </w:tc>
        <w:tc>
          <w:tcPr>
            <w:tcW w:w="5620" w:type="dxa"/>
            <w:shd w:val="clear" w:color="auto" w:fill="F7FAFB"/>
          </w:tcPr>
          <w:p w14:paraId="592D52E3" w14:textId="77777777" w:rsidR="009F11CC" w:rsidRDefault="00A972E5">
            <w:pPr>
              <w:pStyle w:val="TableParagraph"/>
              <w:spacing w:before="129" w:line="312" w:lineRule="auto"/>
              <w:rPr>
                <w:sz w:val="20"/>
              </w:rPr>
            </w:pPr>
            <w:r>
              <w:rPr>
                <w:color w:val="4A5467"/>
                <w:sz w:val="20"/>
              </w:rPr>
              <w:t>Evaluate</w:t>
            </w:r>
            <w:r>
              <w:rPr>
                <w:color w:val="4A5467"/>
                <w:spacing w:val="-7"/>
                <w:sz w:val="20"/>
              </w:rPr>
              <w:t xml:space="preserve"> </w:t>
            </w:r>
            <w:r>
              <w:rPr>
                <w:color w:val="4A5467"/>
                <w:sz w:val="20"/>
              </w:rPr>
              <w:t>live</w:t>
            </w:r>
            <w:r>
              <w:rPr>
                <w:color w:val="4A5467"/>
                <w:spacing w:val="-7"/>
                <w:sz w:val="20"/>
              </w:rPr>
              <w:t xml:space="preserve"> </w:t>
            </w:r>
            <w:r>
              <w:rPr>
                <w:color w:val="4A5467"/>
                <w:sz w:val="20"/>
              </w:rPr>
              <w:t>web</w:t>
            </w:r>
            <w:r>
              <w:rPr>
                <w:color w:val="4A5467"/>
                <w:spacing w:val="-7"/>
                <w:sz w:val="20"/>
              </w:rPr>
              <w:t xml:space="preserve"> </w:t>
            </w:r>
            <w:r>
              <w:rPr>
                <w:color w:val="4A5467"/>
                <w:sz w:val="20"/>
              </w:rPr>
              <w:t>search</w:t>
            </w:r>
            <w:r>
              <w:rPr>
                <w:color w:val="4A5467"/>
                <w:spacing w:val="-7"/>
                <w:sz w:val="20"/>
              </w:rPr>
              <w:t xml:space="preserve"> </w:t>
            </w:r>
            <w:r>
              <w:rPr>
                <w:color w:val="4A5467"/>
                <w:sz w:val="20"/>
              </w:rPr>
              <w:t>vs.</w:t>
            </w:r>
            <w:r>
              <w:rPr>
                <w:color w:val="4A5467"/>
                <w:spacing w:val="-7"/>
                <w:sz w:val="20"/>
              </w:rPr>
              <w:t xml:space="preserve"> </w:t>
            </w:r>
            <w:r>
              <w:rPr>
                <w:color w:val="4A5467"/>
                <w:sz w:val="20"/>
              </w:rPr>
              <w:t>consultant-curated</w:t>
            </w:r>
            <w:r>
              <w:rPr>
                <w:color w:val="4A5467"/>
                <w:spacing w:val="-7"/>
                <w:sz w:val="20"/>
              </w:rPr>
              <w:t xml:space="preserve"> </w:t>
            </w:r>
            <w:r>
              <w:rPr>
                <w:color w:val="4A5467"/>
                <w:sz w:val="20"/>
              </w:rPr>
              <w:t>periodic research pass if internal upload is discontinued.</w:t>
            </w:r>
          </w:p>
        </w:tc>
      </w:tr>
      <w:tr w:rsidR="009F11CC" w14:paraId="592D52E8" w14:textId="77777777">
        <w:trPr>
          <w:trHeight w:val="960"/>
        </w:trPr>
        <w:tc>
          <w:tcPr>
            <w:tcW w:w="740" w:type="dxa"/>
          </w:tcPr>
          <w:p w14:paraId="592D52E5" w14:textId="77777777" w:rsidR="009F11CC" w:rsidRDefault="00A972E5">
            <w:pPr>
              <w:pStyle w:val="TableParagraph"/>
              <w:spacing w:before="124"/>
              <w:ind w:left="10"/>
              <w:jc w:val="center"/>
              <w:rPr>
                <w:rFonts w:ascii="Arial"/>
                <w:b/>
                <w:sz w:val="20"/>
              </w:rPr>
            </w:pPr>
            <w:r>
              <w:rPr>
                <w:rFonts w:ascii="Arial"/>
                <w:b/>
                <w:spacing w:val="-10"/>
                <w:sz w:val="20"/>
              </w:rPr>
              <w:t>9</w:t>
            </w:r>
          </w:p>
        </w:tc>
        <w:tc>
          <w:tcPr>
            <w:tcW w:w="3000" w:type="dxa"/>
          </w:tcPr>
          <w:p w14:paraId="592D52E6" w14:textId="77777777" w:rsidR="009F11CC" w:rsidRDefault="00A972E5">
            <w:pPr>
              <w:pStyle w:val="TableParagraph"/>
              <w:spacing w:before="124" w:line="249" w:lineRule="auto"/>
              <w:ind w:right="738"/>
              <w:rPr>
                <w:rFonts w:ascii="Arial"/>
                <w:b/>
                <w:sz w:val="20"/>
              </w:rPr>
            </w:pPr>
            <w:r>
              <w:rPr>
                <w:rFonts w:ascii="Arial"/>
                <w:b/>
                <w:color w:val="2D3748"/>
                <w:sz w:val="20"/>
              </w:rPr>
              <w:t>Simulated</w:t>
            </w:r>
            <w:r>
              <w:rPr>
                <w:rFonts w:ascii="Arial"/>
                <w:b/>
                <w:color w:val="2D3748"/>
                <w:spacing w:val="-14"/>
                <w:sz w:val="20"/>
              </w:rPr>
              <w:t xml:space="preserve"> </w:t>
            </w:r>
            <w:r>
              <w:rPr>
                <w:rFonts w:ascii="Arial"/>
                <w:b/>
                <w:color w:val="2D3748"/>
                <w:sz w:val="20"/>
              </w:rPr>
              <w:t xml:space="preserve">discussion </w:t>
            </w:r>
            <w:r>
              <w:rPr>
                <w:rFonts w:ascii="Arial"/>
                <w:b/>
                <w:color w:val="2D3748"/>
                <w:spacing w:val="-4"/>
                <w:sz w:val="20"/>
              </w:rPr>
              <w:t>mode</w:t>
            </w:r>
          </w:p>
        </w:tc>
        <w:tc>
          <w:tcPr>
            <w:tcW w:w="5620" w:type="dxa"/>
          </w:tcPr>
          <w:p w14:paraId="592D52E7" w14:textId="77777777" w:rsidR="009F11CC" w:rsidRDefault="00A972E5">
            <w:pPr>
              <w:pStyle w:val="TableParagraph"/>
              <w:spacing w:before="124" w:line="312" w:lineRule="auto"/>
              <w:rPr>
                <w:sz w:val="20"/>
              </w:rPr>
            </w:pPr>
            <w:r>
              <w:rPr>
                <w:color w:val="4A5467"/>
                <w:sz w:val="20"/>
              </w:rPr>
              <w:t>Multi-persona</w:t>
            </w:r>
            <w:r>
              <w:rPr>
                <w:color w:val="4A5467"/>
                <w:spacing w:val="-7"/>
                <w:sz w:val="20"/>
              </w:rPr>
              <w:t xml:space="preserve"> </w:t>
            </w:r>
            <w:r>
              <w:rPr>
                <w:color w:val="4A5467"/>
                <w:sz w:val="20"/>
              </w:rPr>
              <w:t>peer</w:t>
            </w:r>
            <w:r>
              <w:rPr>
                <w:color w:val="4A5467"/>
                <w:spacing w:val="-7"/>
                <w:sz w:val="20"/>
              </w:rPr>
              <w:t xml:space="preserve"> </w:t>
            </w:r>
            <w:r>
              <w:rPr>
                <w:color w:val="4A5467"/>
                <w:sz w:val="20"/>
              </w:rPr>
              <w:t>simulation</w:t>
            </w:r>
            <w:r>
              <w:rPr>
                <w:color w:val="4A5467"/>
                <w:spacing w:val="-7"/>
                <w:sz w:val="20"/>
              </w:rPr>
              <w:t xml:space="preserve"> </w:t>
            </w:r>
            <w:r>
              <w:rPr>
                <w:color w:val="4A5467"/>
                <w:sz w:val="20"/>
              </w:rPr>
              <w:t>(1-on-1</w:t>
            </w:r>
            <w:r>
              <w:rPr>
                <w:color w:val="4A5467"/>
                <w:spacing w:val="-7"/>
                <w:sz w:val="20"/>
              </w:rPr>
              <w:t xml:space="preserve"> </w:t>
            </w:r>
            <w:r>
              <w:rPr>
                <w:color w:val="4A5467"/>
                <w:sz w:val="20"/>
              </w:rPr>
              <w:t>vs.</w:t>
            </w:r>
            <w:r>
              <w:rPr>
                <w:color w:val="4A5467"/>
                <w:spacing w:val="-7"/>
                <w:sz w:val="20"/>
              </w:rPr>
              <w:t xml:space="preserve"> </w:t>
            </w:r>
            <w:r>
              <w:rPr>
                <w:color w:val="4A5467"/>
                <w:sz w:val="20"/>
              </w:rPr>
              <w:t>1-to-many</w:t>
            </w:r>
            <w:r>
              <w:rPr>
                <w:color w:val="4A5467"/>
                <w:spacing w:val="-7"/>
                <w:sz w:val="20"/>
              </w:rPr>
              <w:t xml:space="preserve"> </w:t>
            </w:r>
            <w:r>
              <w:rPr>
                <w:color w:val="4A5467"/>
                <w:sz w:val="20"/>
              </w:rPr>
              <w:t>room dynamics); needs spec.</w:t>
            </w:r>
          </w:p>
        </w:tc>
      </w:tr>
      <w:tr w:rsidR="009F11CC" w14:paraId="592D52EC" w14:textId="77777777">
        <w:trPr>
          <w:trHeight w:val="939"/>
        </w:trPr>
        <w:tc>
          <w:tcPr>
            <w:tcW w:w="740" w:type="dxa"/>
            <w:shd w:val="clear" w:color="auto" w:fill="F7FAFB"/>
          </w:tcPr>
          <w:p w14:paraId="592D52E9" w14:textId="77777777" w:rsidR="009F11CC" w:rsidRDefault="00A972E5">
            <w:pPr>
              <w:pStyle w:val="TableParagraph"/>
              <w:ind w:left="10"/>
              <w:jc w:val="center"/>
              <w:rPr>
                <w:rFonts w:ascii="Arial"/>
                <w:b/>
                <w:sz w:val="20"/>
              </w:rPr>
            </w:pPr>
            <w:r>
              <w:rPr>
                <w:rFonts w:ascii="Arial"/>
                <w:b/>
                <w:spacing w:val="-5"/>
                <w:sz w:val="20"/>
              </w:rPr>
              <w:lastRenderedPageBreak/>
              <w:t>10</w:t>
            </w:r>
          </w:p>
        </w:tc>
        <w:tc>
          <w:tcPr>
            <w:tcW w:w="3000" w:type="dxa"/>
            <w:shd w:val="clear" w:color="auto" w:fill="F7FAFB"/>
          </w:tcPr>
          <w:p w14:paraId="592D52EA" w14:textId="77777777" w:rsidR="009F11CC" w:rsidRDefault="00A972E5">
            <w:pPr>
              <w:pStyle w:val="TableParagraph"/>
              <w:spacing w:line="249" w:lineRule="auto"/>
              <w:ind w:right="728"/>
              <w:rPr>
                <w:rFonts w:ascii="Arial"/>
                <w:b/>
                <w:sz w:val="20"/>
              </w:rPr>
            </w:pPr>
            <w:r>
              <w:rPr>
                <w:rFonts w:ascii="Arial"/>
                <w:b/>
                <w:color w:val="2D3748"/>
                <w:sz w:val="20"/>
              </w:rPr>
              <w:t>Canonical</w:t>
            </w:r>
            <w:r>
              <w:rPr>
                <w:rFonts w:ascii="Arial"/>
                <w:b/>
                <w:color w:val="2D3748"/>
                <w:spacing w:val="-14"/>
                <w:sz w:val="20"/>
              </w:rPr>
              <w:t xml:space="preserve"> </w:t>
            </w:r>
            <w:r>
              <w:rPr>
                <w:rFonts w:ascii="Arial"/>
                <w:b/>
                <w:color w:val="2D3748"/>
                <w:sz w:val="20"/>
              </w:rPr>
              <w:t>5</w:t>
            </w:r>
            <w:r>
              <w:rPr>
                <w:rFonts w:ascii="Arial"/>
                <w:b/>
                <w:color w:val="2D3748"/>
                <w:spacing w:val="-14"/>
                <w:sz w:val="20"/>
              </w:rPr>
              <w:t xml:space="preserve"> </w:t>
            </w:r>
            <w:r>
              <w:rPr>
                <w:rFonts w:ascii="Arial"/>
                <w:b/>
                <w:color w:val="2D3748"/>
                <w:sz w:val="20"/>
              </w:rPr>
              <w:t xml:space="preserve">business </w:t>
            </w:r>
            <w:r>
              <w:rPr>
                <w:rFonts w:ascii="Arial"/>
                <w:b/>
                <w:color w:val="2D3748"/>
                <w:spacing w:val="-2"/>
                <w:sz w:val="20"/>
              </w:rPr>
              <w:t>values</w:t>
            </w:r>
          </w:p>
        </w:tc>
        <w:tc>
          <w:tcPr>
            <w:tcW w:w="5620" w:type="dxa"/>
            <w:shd w:val="clear" w:color="auto" w:fill="F7FAFB"/>
          </w:tcPr>
          <w:p w14:paraId="592D52EB" w14:textId="77777777" w:rsidR="009F11CC" w:rsidRDefault="00A972E5">
            <w:pPr>
              <w:pStyle w:val="TableParagraph"/>
              <w:spacing w:line="312" w:lineRule="auto"/>
              <w:rPr>
                <w:sz w:val="20"/>
              </w:rPr>
            </w:pPr>
            <w:r>
              <w:rPr>
                <w:color w:val="4A5467"/>
                <w:sz w:val="20"/>
              </w:rPr>
              <w:t>Reconcile</w:t>
            </w:r>
            <w:r>
              <w:rPr>
                <w:color w:val="4A5467"/>
                <w:spacing w:val="-8"/>
                <w:sz w:val="20"/>
              </w:rPr>
              <w:t xml:space="preserve"> </w:t>
            </w:r>
            <w:r>
              <w:rPr>
                <w:color w:val="4A5467"/>
                <w:sz w:val="20"/>
              </w:rPr>
              <w:t>deck</w:t>
            </w:r>
            <w:r>
              <w:rPr>
                <w:color w:val="4A5467"/>
                <w:spacing w:val="-8"/>
                <w:sz w:val="20"/>
              </w:rPr>
              <w:t xml:space="preserve"> </w:t>
            </w:r>
            <w:r>
              <w:rPr>
                <w:color w:val="4A5467"/>
                <w:sz w:val="20"/>
              </w:rPr>
              <w:t>and</w:t>
            </w:r>
            <w:r>
              <w:rPr>
                <w:color w:val="4A5467"/>
                <w:spacing w:val="-8"/>
                <w:sz w:val="20"/>
              </w:rPr>
              <w:t xml:space="preserve"> </w:t>
            </w:r>
            <w:r>
              <w:rPr>
                <w:color w:val="4A5467"/>
                <w:sz w:val="20"/>
              </w:rPr>
              <w:t>documentation</w:t>
            </w:r>
            <w:r>
              <w:rPr>
                <w:color w:val="4A5467"/>
                <w:spacing w:val="-8"/>
                <w:sz w:val="20"/>
              </w:rPr>
              <w:t xml:space="preserve"> </w:t>
            </w:r>
            <w:r>
              <w:rPr>
                <w:color w:val="4A5467"/>
                <w:sz w:val="20"/>
              </w:rPr>
              <w:t>terminology</w:t>
            </w:r>
            <w:r>
              <w:rPr>
                <w:color w:val="4A5467"/>
                <w:spacing w:val="-8"/>
                <w:sz w:val="20"/>
              </w:rPr>
              <w:t xml:space="preserve"> </w:t>
            </w:r>
            <w:r>
              <w:rPr>
                <w:color w:val="4A5467"/>
                <w:sz w:val="20"/>
              </w:rPr>
              <w:t>(Capability Building through DIY Consulting).</w:t>
            </w:r>
          </w:p>
        </w:tc>
      </w:tr>
    </w:tbl>
    <w:p w14:paraId="592D52ED" w14:textId="77777777" w:rsidR="00A972E5" w:rsidRDefault="00A972E5"/>
    <w:p w14:paraId="1C8CACC2" w14:textId="57B42FD5" w:rsidR="00F2567B" w:rsidRDefault="00F2567B">
      <w:pPr>
        <w:rPr>
          <w:ins w:id="105" w:author="Ash Tiwari" w:date="2026-09-10T19:52:00Z" w16du:dateUtc="2026-09-10T14:22:00Z"/>
          <w:color w:val="EE0000"/>
        </w:rPr>
      </w:pPr>
      <w:r w:rsidRPr="00F2567B">
        <w:rPr>
          <w:color w:val="EE0000"/>
        </w:rPr>
        <w:t>Looks good to me, subject to the additional comments from Ash/me being aligned.</w:t>
      </w:r>
    </w:p>
    <w:p w14:paraId="3B631D63" w14:textId="37AFDB76" w:rsidR="001E5A5A" w:rsidRPr="00F2567B" w:rsidRDefault="001E5A5A">
      <w:pPr>
        <w:rPr>
          <w:color w:val="EE0000"/>
        </w:rPr>
      </w:pPr>
      <w:ins w:id="106" w:author="Ash Tiwari" w:date="2026-09-10T19:52:00Z" w16du:dateUtc="2026-09-10T14:22:00Z">
        <w:r>
          <w:rPr>
            <w:color w:val="EE0000"/>
          </w:rPr>
          <w:t xml:space="preserve">Ash: This seems fine. One comment – </w:t>
        </w:r>
        <w:proofErr w:type="gramStart"/>
        <w:r>
          <w:rPr>
            <w:color w:val="EE0000"/>
          </w:rPr>
          <w:t>20 minute</w:t>
        </w:r>
        <w:proofErr w:type="gramEnd"/>
        <w:r>
          <w:rPr>
            <w:color w:val="EE0000"/>
          </w:rPr>
          <w:t xml:space="preserve"> escalation is </w:t>
        </w:r>
        <w:proofErr w:type="spellStart"/>
        <w:r>
          <w:rPr>
            <w:color w:val="EE0000"/>
          </w:rPr>
          <w:t>inetersting</w:t>
        </w:r>
        <w:proofErr w:type="spellEnd"/>
        <w:r>
          <w:rPr>
            <w:color w:val="EE0000"/>
          </w:rPr>
          <w:t xml:space="preserve"> to think about from the perspective of business model. The way for this to ear</w:t>
        </w:r>
      </w:ins>
      <w:ins w:id="107" w:author="Ash Tiwari" w:date="2026-09-10T19:53:00Z" w16du:dateUtc="2026-09-10T14:23:00Z">
        <w:r>
          <w:rPr>
            <w:color w:val="EE0000"/>
          </w:rPr>
          <w:t xml:space="preserve">n revenue would be as SaaS or subscription revenue per user per module per year. This escalation could be a separate revenue generator. If so, we </w:t>
        </w:r>
        <w:proofErr w:type="gramStart"/>
        <w:r>
          <w:rPr>
            <w:color w:val="EE0000"/>
          </w:rPr>
          <w:t>have to</w:t>
        </w:r>
        <w:proofErr w:type="gramEnd"/>
        <w:r>
          <w:rPr>
            <w:color w:val="EE0000"/>
          </w:rPr>
          <w:t xml:space="preserve"> think of response times within es</w:t>
        </w:r>
      </w:ins>
      <w:ins w:id="108" w:author="Ash Tiwari" w:date="2026-09-10T19:54:00Z" w16du:dateUtc="2026-09-10T14:24:00Z">
        <w:r>
          <w:rPr>
            <w:color w:val="EE0000"/>
          </w:rPr>
          <w:t>calation. Escalation with 48 hours offline turnaround in the form of a comprehensive note from consultant would be a nominal charge. Faster resp</w:t>
        </w:r>
      </w:ins>
      <w:ins w:id="109" w:author="Ash Tiwari" w:date="2026-09-10T19:55:00Z" w16du:dateUtc="2026-09-10T14:25:00Z">
        <w:r>
          <w:rPr>
            <w:color w:val="EE0000"/>
          </w:rPr>
          <w:t xml:space="preserve">onse times would cost more. In person meeting would cost the highest. </w:t>
        </w:r>
      </w:ins>
    </w:p>
    <w:sectPr w:rsidR="001E5A5A" w:rsidRPr="00F2567B">
      <w:type w:val="continuous"/>
      <w:pgSz w:w="12240" w:h="15840"/>
      <w:pgMar w:top="1420" w:right="108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onsolas">
    <w:altName w:val="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86AB0"/>
    <w:multiLevelType w:val="hybridMultilevel"/>
    <w:tmpl w:val="84681CEC"/>
    <w:lvl w:ilvl="0" w:tplc="DB5C00DC">
      <w:start w:val="1"/>
      <w:numFmt w:val="decimal"/>
      <w:lvlText w:val="%1."/>
      <w:lvlJc w:val="left"/>
      <w:pPr>
        <w:ind w:left="355" w:hanging="356"/>
        <w:jc w:val="left"/>
      </w:pPr>
      <w:rPr>
        <w:rFonts w:ascii="Arial" w:eastAsia="Arial" w:hAnsi="Arial" w:cs="Arial" w:hint="default"/>
        <w:b/>
        <w:bCs/>
        <w:i w:val="0"/>
        <w:iCs w:val="0"/>
        <w:color w:val="2A6BB0"/>
        <w:spacing w:val="-1"/>
        <w:w w:val="100"/>
        <w:sz w:val="32"/>
        <w:szCs w:val="32"/>
        <w:lang w:val="en-US" w:eastAsia="en-US" w:bidi="ar-SA"/>
      </w:rPr>
    </w:lvl>
    <w:lvl w:ilvl="1" w:tplc="6FF0E51A">
      <w:numFmt w:val="bullet"/>
      <w:lvlText w:val="●"/>
      <w:lvlJc w:val="left"/>
      <w:pPr>
        <w:ind w:left="600" w:hanging="360"/>
      </w:pPr>
      <w:rPr>
        <w:rFonts w:ascii="Arial MT" w:eastAsia="Arial MT" w:hAnsi="Arial MT" w:cs="Arial MT" w:hint="default"/>
        <w:b w:val="0"/>
        <w:bCs w:val="0"/>
        <w:i w:val="0"/>
        <w:iCs w:val="0"/>
        <w:spacing w:val="0"/>
        <w:w w:val="60"/>
        <w:sz w:val="22"/>
        <w:szCs w:val="22"/>
        <w:lang w:val="en-US" w:eastAsia="en-US" w:bidi="ar-SA"/>
      </w:rPr>
    </w:lvl>
    <w:lvl w:ilvl="2" w:tplc="A2A891AA">
      <w:numFmt w:val="bullet"/>
      <w:lvlText w:val="—"/>
      <w:lvlJc w:val="left"/>
      <w:pPr>
        <w:ind w:left="600" w:hanging="281"/>
      </w:pPr>
      <w:rPr>
        <w:rFonts w:ascii="Arial MT" w:eastAsia="Arial MT" w:hAnsi="Arial MT" w:cs="Arial MT" w:hint="default"/>
        <w:b w:val="0"/>
        <w:bCs w:val="0"/>
        <w:i w:val="0"/>
        <w:iCs w:val="0"/>
        <w:color w:val="2D3748"/>
        <w:spacing w:val="0"/>
        <w:w w:val="100"/>
        <w:sz w:val="22"/>
        <w:szCs w:val="22"/>
        <w:lang w:val="en-US" w:eastAsia="en-US" w:bidi="ar-SA"/>
      </w:rPr>
    </w:lvl>
    <w:lvl w:ilvl="3" w:tplc="C9846E64">
      <w:numFmt w:val="bullet"/>
      <w:lvlText w:val="•"/>
      <w:lvlJc w:val="left"/>
      <w:pPr>
        <w:ind w:left="2626" w:hanging="281"/>
      </w:pPr>
      <w:rPr>
        <w:rFonts w:hint="default"/>
        <w:lang w:val="en-US" w:eastAsia="en-US" w:bidi="ar-SA"/>
      </w:rPr>
    </w:lvl>
    <w:lvl w:ilvl="4" w:tplc="82FA5080">
      <w:numFmt w:val="bullet"/>
      <w:lvlText w:val="•"/>
      <w:lvlJc w:val="left"/>
      <w:pPr>
        <w:ind w:left="3640" w:hanging="281"/>
      </w:pPr>
      <w:rPr>
        <w:rFonts w:hint="default"/>
        <w:lang w:val="en-US" w:eastAsia="en-US" w:bidi="ar-SA"/>
      </w:rPr>
    </w:lvl>
    <w:lvl w:ilvl="5" w:tplc="B40CB9AE">
      <w:numFmt w:val="bullet"/>
      <w:lvlText w:val="•"/>
      <w:lvlJc w:val="left"/>
      <w:pPr>
        <w:ind w:left="4653" w:hanging="281"/>
      </w:pPr>
      <w:rPr>
        <w:rFonts w:hint="default"/>
        <w:lang w:val="en-US" w:eastAsia="en-US" w:bidi="ar-SA"/>
      </w:rPr>
    </w:lvl>
    <w:lvl w:ilvl="6" w:tplc="F5D0CBF2">
      <w:numFmt w:val="bullet"/>
      <w:lvlText w:val="•"/>
      <w:lvlJc w:val="left"/>
      <w:pPr>
        <w:ind w:left="5666" w:hanging="281"/>
      </w:pPr>
      <w:rPr>
        <w:rFonts w:hint="default"/>
        <w:lang w:val="en-US" w:eastAsia="en-US" w:bidi="ar-SA"/>
      </w:rPr>
    </w:lvl>
    <w:lvl w:ilvl="7" w:tplc="C2B8B634">
      <w:numFmt w:val="bullet"/>
      <w:lvlText w:val="•"/>
      <w:lvlJc w:val="left"/>
      <w:pPr>
        <w:ind w:left="6680" w:hanging="281"/>
      </w:pPr>
      <w:rPr>
        <w:rFonts w:hint="default"/>
        <w:lang w:val="en-US" w:eastAsia="en-US" w:bidi="ar-SA"/>
      </w:rPr>
    </w:lvl>
    <w:lvl w:ilvl="8" w:tplc="9BC67014">
      <w:numFmt w:val="bullet"/>
      <w:lvlText w:val="•"/>
      <w:lvlJc w:val="left"/>
      <w:pPr>
        <w:ind w:left="7693" w:hanging="281"/>
      </w:pPr>
      <w:rPr>
        <w:rFonts w:hint="default"/>
        <w:lang w:val="en-US" w:eastAsia="en-US" w:bidi="ar-SA"/>
      </w:rPr>
    </w:lvl>
  </w:abstractNum>
  <w:abstractNum w:abstractNumId="1" w15:restartNumberingAfterBreak="0">
    <w:nsid w:val="3ABC0B7A"/>
    <w:multiLevelType w:val="hybridMultilevel"/>
    <w:tmpl w:val="806E5B72"/>
    <w:lvl w:ilvl="0" w:tplc="B3568B2C">
      <w:start w:val="1"/>
      <w:numFmt w:val="decimal"/>
      <w:lvlText w:val="%1."/>
      <w:lvlJc w:val="left"/>
      <w:pPr>
        <w:ind w:left="600" w:hanging="360"/>
        <w:jc w:val="left"/>
      </w:pPr>
      <w:rPr>
        <w:rFonts w:ascii="Arial MT" w:eastAsia="Arial MT" w:hAnsi="Arial MT" w:cs="Arial MT" w:hint="default"/>
        <w:b w:val="0"/>
        <w:bCs w:val="0"/>
        <w:i w:val="0"/>
        <w:iCs w:val="0"/>
        <w:spacing w:val="-1"/>
        <w:w w:val="100"/>
        <w:sz w:val="22"/>
        <w:szCs w:val="22"/>
        <w:lang w:val="en-US" w:eastAsia="en-US" w:bidi="ar-SA"/>
      </w:rPr>
    </w:lvl>
    <w:lvl w:ilvl="1" w:tplc="8FBEED2E">
      <w:numFmt w:val="bullet"/>
      <w:lvlText w:val="•"/>
      <w:lvlJc w:val="left"/>
      <w:pPr>
        <w:ind w:left="1512" w:hanging="360"/>
      </w:pPr>
      <w:rPr>
        <w:rFonts w:hint="default"/>
        <w:lang w:val="en-US" w:eastAsia="en-US" w:bidi="ar-SA"/>
      </w:rPr>
    </w:lvl>
    <w:lvl w:ilvl="2" w:tplc="7F2C49BC">
      <w:numFmt w:val="bullet"/>
      <w:lvlText w:val="•"/>
      <w:lvlJc w:val="left"/>
      <w:pPr>
        <w:ind w:left="2424" w:hanging="360"/>
      </w:pPr>
      <w:rPr>
        <w:rFonts w:hint="default"/>
        <w:lang w:val="en-US" w:eastAsia="en-US" w:bidi="ar-SA"/>
      </w:rPr>
    </w:lvl>
    <w:lvl w:ilvl="3" w:tplc="1AA6DC1A">
      <w:numFmt w:val="bullet"/>
      <w:lvlText w:val="•"/>
      <w:lvlJc w:val="left"/>
      <w:pPr>
        <w:ind w:left="3336" w:hanging="360"/>
      </w:pPr>
      <w:rPr>
        <w:rFonts w:hint="default"/>
        <w:lang w:val="en-US" w:eastAsia="en-US" w:bidi="ar-SA"/>
      </w:rPr>
    </w:lvl>
    <w:lvl w:ilvl="4" w:tplc="6D40B214">
      <w:numFmt w:val="bullet"/>
      <w:lvlText w:val="•"/>
      <w:lvlJc w:val="left"/>
      <w:pPr>
        <w:ind w:left="4248" w:hanging="360"/>
      </w:pPr>
      <w:rPr>
        <w:rFonts w:hint="default"/>
        <w:lang w:val="en-US" w:eastAsia="en-US" w:bidi="ar-SA"/>
      </w:rPr>
    </w:lvl>
    <w:lvl w:ilvl="5" w:tplc="1B00145A">
      <w:numFmt w:val="bullet"/>
      <w:lvlText w:val="•"/>
      <w:lvlJc w:val="left"/>
      <w:pPr>
        <w:ind w:left="5160" w:hanging="360"/>
      </w:pPr>
      <w:rPr>
        <w:rFonts w:hint="default"/>
        <w:lang w:val="en-US" w:eastAsia="en-US" w:bidi="ar-SA"/>
      </w:rPr>
    </w:lvl>
    <w:lvl w:ilvl="6" w:tplc="1360AC3E">
      <w:numFmt w:val="bullet"/>
      <w:lvlText w:val="•"/>
      <w:lvlJc w:val="left"/>
      <w:pPr>
        <w:ind w:left="6072" w:hanging="360"/>
      </w:pPr>
      <w:rPr>
        <w:rFonts w:hint="default"/>
        <w:lang w:val="en-US" w:eastAsia="en-US" w:bidi="ar-SA"/>
      </w:rPr>
    </w:lvl>
    <w:lvl w:ilvl="7" w:tplc="60724880">
      <w:numFmt w:val="bullet"/>
      <w:lvlText w:val="•"/>
      <w:lvlJc w:val="left"/>
      <w:pPr>
        <w:ind w:left="6984" w:hanging="360"/>
      </w:pPr>
      <w:rPr>
        <w:rFonts w:hint="default"/>
        <w:lang w:val="en-US" w:eastAsia="en-US" w:bidi="ar-SA"/>
      </w:rPr>
    </w:lvl>
    <w:lvl w:ilvl="8" w:tplc="DCA8CB5A">
      <w:numFmt w:val="bullet"/>
      <w:lvlText w:val="•"/>
      <w:lvlJc w:val="left"/>
      <w:pPr>
        <w:ind w:left="7896" w:hanging="360"/>
      </w:pPr>
      <w:rPr>
        <w:rFonts w:hint="default"/>
        <w:lang w:val="en-US" w:eastAsia="en-US" w:bidi="ar-SA"/>
      </w:rPr>
    </w:lvl>
  </w:abstractNum>
  <w:num w:numId="1" w16cid:durableId="1738479575">
    <w:abstractNumId w:val="1"/>
  </w:num>
  <w:num w:numId="2" w16cid:durableId="139126514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sh Tiwari">
    <w15:presenceInfo w15:providerId="Windows Live" w15:userId="8a1647c55c6ce66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11CC"/>
    <w:rsid w:val="00043F5B"/>
    <w:rsid w:val="000F4BCA"/>
    <w:rsid w:val="0011775E"/>
    <w:rsid w:val="001C5D09"/>
    <w:rsid w:val="001E5A5A"/>
    <w:rsid w:val="00272081"/>
    <w:rsid w:val="002F19A3"/>
    <w:rsid w:val="00311403"/>
    <w:rsid w:val="00321741"/>
    <w:rsid w:val="00361B88"/>
    <w:rsid w:val="003C0071"/>
    <w:rsid w:val="00400BCA"/>
    <w:rsid w:val="00444059"/>
    <w:rsid w:val="00460457"/>
    <w:rsid w:val="00497661"/>
    <w:rsid w:val="00526F2F"/>
    <w:rsid w:val="00737F45"/>
    <w:rsid w:val="007528CD"/>
    <w:rsid w:val="00785DBC"/>
    <w:rsid w:val="007D1355"/>
    <w:rsid w:val="008455C1"/>
    <w:rsid w:val="00881DC1"/>
    <w:rsid w:val="008F3100"/>
    <w:rsid w:val="00922A38"/>
    <w:rsid w:val="009751E1"/>
    <w:rsid w:val="009C402E"/>
    <w:rsid w:val="009F11CC"/>
    <w:rsid w:val="00A356EC"/>
    <w:rsid w:val="00A972E5"/>
    <w:rsid w:val="00AE64B6"/>
    <w:rsid w:val="00B101AC"/>
    <w:rsid w:val="00B21C08"/>
    <w:rsid w:val="00B547AC"/>
    <w:rsid w:val="00BA4DEF"/>
    <w:rsid w:val="00C2259A"/>
    <w:rsid w:val="00C624DD"/>
    <w:rsid w:val="00D210F1"/>
    <w:rsid w:val="00D432C4"/>
    <w:rsid w:val="00D45F59"/>
    <w:rsid w:val="00DF37A3"/>
    <w:rsid w:val="00E11210"/>
    <w:rsid w:val="00EB4469"/>
    <w:rsid w:val="00ED126B"/>
    <w:rsid w:val="00EE3940"/>
    <w:rsid w:val="00EF378B"/>
    <w:rsid w:val="00F2567B"/>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2D525B"/>
  <w15:docId w15:val="{CB8607B6-8364-4345-AE6A-EB9140F45F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spacing w:before="70"/>
      <w:outlineLvl w:val="0"/>
    </w:pPr>
    <w:rPr>
      <w:rFonts w:ascii="Arial" w:eastAsia="Arial" w:hAnsi="Arial" w:cs="Arial"/>
      <w:b/>
      <w:bCs/>
      <w:sz w:val="48"/>
      <w:szCs w:val="48"/>
    </w:rPr>
  </w:style>
  <w:style w:type="paragraph" w:styleId="Heading2">
    <w:name w:val="heading 2"/>
    <w:basedOn w:val="Normal"/>
    <w:uiPriority w:val="9"/>
    <w:unhideWhenUsed/>
    <w:qFormat/>
    <w:pPr>
      <w:outlineLvl w:val="1"/>
    </w:pPr>
    <w:rPr>
      <w:rFonts w:ascii="Arial" w:eastAsia="Arial" w:hAnsi="Arial" w:cs="Arial"/>
      <w:b/>
      <w:bCs/>
      <w:sz w:val="32"/>
      <w:szCs w:val="32"/>
    </w:rPr>
  </w:style>
  <w:style w:type="paragraph" w:styleId="Heading3">
    <w:name w:val="heading 3"/>
    <w:basedOn w:val="Normal"/>
    <w:uiPriority w:val="9"/>
    <w:unhideWhenUsed/>
    <w:qFormat/>
    <w:pPr>
      <w:spacing w:before="200"/>
      <w:outlineLvl w:val="2"/>
    </w:pPr>
    <w:rPr>
      <w:rFonts w:ascii="Arial" w:eastAsia="Arial" w:hAnsi="Arial" w:cs="Arial"/>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spacing w:before="2"/>
    </w:pPr>
  </w:style>
  <w:style w:type="paragraph" w:styleId="ListParagraph">
    <w:name w:val="List Paragraph"/>
    <w:basedOn w:val="Normal"/>
    <w:uiPriority w:val="1"/>
    <w:qFormat/>
    <w:pPr>
      <w:spacing w:before="2"/>
      <w:ind w:left="600" w:hanging="360"/>
    </w:pPr>
  </w:style>
  <w:style w:type="paragraph" w:customStyle="1" w:styleId="TableParagraph">
    <w:name w:val="Table Paragraph"/>
    <w:basedOn w:val="Normal"/>
    <w:uiPriority w:val="1"/>
    <w:qFormat/>
    <w:pPr>
      <w:spacing w:before="119"/>
      <w:ind w:left="179"/>
    </w:pPr>
  </w:style>
  <w:style w:type="paragraph" w:styleId="Revision">
    <w:name w:val="Revision"/>
    <w:hidden/>
    <w:uiPriority w:val="99"/>
    <w:semiHidden/>
    <w:rsid w:val="00BA4DEF"/>
    <w:pPr>
      <w:widowControl/>
      <w:autoSpaceDE/>
      <w:autoSpaceDN/>
    </w:pPr>
    <w:rPr>
      <w:rFonts w:ascii="Arial MT" w:eastAsia="Arial MT" w:hAnsi="Arial MT" w:cs="Arial MT"/>
    </w:rPr>
  </w:style>
  <w:style w:type="character" w:customStyle="1" w:styleId="BodyTextChar">
    <w:name w:val="Body Text Char"/>
    <w:basedOn w:val="DefaultParagraphFont"/>
    <w:link w:val="BodyText"/>
    <w:uiPriority w:val="1"/>
    <w:rsid w:val="001E5A5A"/>
    <w:rPr>
      <w:rFonts w:ascii="Arial MT" w:eastAsia="Arial MT" w:hAnsi="Arial MT" w:cs="Arial M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people" Target="people.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9</Pages>
  <Words>2686</Words>
  <Characters>15314</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Stakeholder Clarifications — September 2026</vt:lpstr>
    </vt:vector>
  </TitlesOfParts>
  <Company/>
  <LinksUpToDate>false</LinksUpToDate>
  <CharactersWithSpaces>17965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Stakeholder Clarifications — September 2026</dc:title>
  <dc:creator>Shivaraj Subramaniam</dc:creator>
  <cp:lastModifiedBy>Balaji Rajan</cp:lastModifiedBy>
  <cp:revision>2</cp:revision>
  <dcterms:created xsi:type="dcterms:W3CDTF">2026-09-11T05:33:00Z</dcterms:created>
  <dcterms:modified xsi:type="dcterms:W3CDTF">2026-09-11T05:33:00Z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2026-09-04T00:00:00Z</vt:filetime>
  </property>
  <property fmtid="{D5CDD505-2E9C-101B-9397-08002B2CF9AE}" pid="4" name="Producer">
    <vt:lpwstr>Skia/PDF m154 Google Docs Renderer</vt:lpwstr>
  </property>
  <property fmtid="{D5CDD505-2E9C-101B-9397-08002B2CF9AE}" pid="5" name="LastSaved">
    <vt:filetime>2026-09-04T00:00:00Z</vt:filetime>
  </property>
</Properties>
</file>